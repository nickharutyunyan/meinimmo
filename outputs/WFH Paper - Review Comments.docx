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5D1D89" w14:textId="77777777" w:rsidR="000510BE" w:rsidRPr="005A6390" w:rsidRDefault="00000000">
      <w:pPr>
        <w:spacing w:after="90" w:line="260" w:lineRule="auto"/>
        <w:rPr>
          <w:lang w:val="en-GB"/>
        </w:rPr>
      </w:pPr>
      <w:commentRangeStart w:id="0"/>
      <w:r w:rsidRPr="005A6390">
        <w:rPr>
          <w:b/>
          <w:bCs/>
          <w:color w:val="1F3A5F"/>
          <w:sz w:val="30"/>
          <w:szCs w:val="30"/>
          <w:lang w:val="en-GB"/>
        </w:rPr>
        <w:t>Evaluating Best Practices for Work from Home: A Multiple-Case Study in a Mature and a Young Distributed Organisation</w:t>
      </w:r>
      <w:commentRangeEnd w:id="0"/>
      <w:r>
        <w:rPr>
          <w:rStyle w:val="CommentReference"/>
        </w:rPr>
        <w:commentReference w:id="0"/>
      </w:r>
    </w:p>
    <w:p w14:paraId="1842DE79" w14:textId="77777777" w:rsidR="000510BE" w:rsidRPr="005A6390" w:rsidRDefault="00000000">
      <w:pPr>
        <w:spacing w:after="40"/>
        <w:rPr>
          <w:lang w:val="en-GB"/>
        </w:rPr>
      </w:pPr>
      <w:r w:rsidRPr="005A6390">
        <w:rPr>
          <w:b/>
          <w:bCs/>
          <w:lang w:val="en-GB"/>
        </w:rPr>
        <w:t>Katharina Müller¹, Nikolay Harutyunyan¹, Dirk Riehle¹, Christian Koch²</w:t>
      </w:r>
    </w:p>
    <w:p w14:paraId="585D894B" w14:textId="77777777" w:rsidR="000510BE" w:rsidRPr="005A6390" w:rsidRDefault="00000000">
      <w:pPr>
        <w:spacing w:after="160"/>
        <w:rPr>
          <w:lang w:val="en-GB"/>
        </w:rPr>
      </w:pPr>
      <w:r w:rsidRPr="005A6390">
        <w:rPr>
          <w:i/>
          <w:iCs/>
          <w:color w:val="404752"/>
          <w:sz w:val="16"/>
          <w:szCs w:val="16"/>
          <w:lang w:val="en-GB"/>
        </w:rPr>
        <w:t>¹ Friedrich-Alexander-Universität Erlangen-Nürnberg, Germany   ·   ² Georg Simon Ohm University of Applied Sciences, Nuremberg, Germany</w:t>
      </w:r>
    </w:p>
    <w:p w14:paraId="1768EB13" w14:textId="77777777" w:rsidR="000510BE" w:rsidRPr="005A6390" w:rsidRDefault="00000000">
      <w:pPr>
        <w:spacing w:after="60"/>
        <w:rPr>
          <w:lang w:val="en-GB"/>
        </w:rPr>
      </w:pPr>
      <w:r w:rsidRPr="005A6390">
        <w:rPr>
          <w:b/>
          <w:bCs/>
          <w:lang w:val="en-GB"/>
        </w:rPr>
        <w:t>Abstract</w:t>
      </w:r>
    </w:p>
    <w:p w14:paraId="2F0EEFCD" w14:textId="77777777" w:rsidR="000510BE" w:rsidRPr="005A6390" w:rsidRDefault="00000000">
      <w:pPr>
        <w:spacing w:after="100"/>
        <w:jc w:val="both"/>
        <w:rPr>
          <w:lang w:val="en-GB"/>
        </w:rPr>
      </w:pPr>
      <w:r w:rsidRPr="005A6390">
        <w:rPr>
          <w:sz w:val="18"/>
          <w:szCs w:val="18"/>
          <w:lang w:val="en-GB"/>
        </w:rPr>
        <w:t xml:space="preserve">Prior research has produced a large catalogue of recommendations for remote and hybrid software work, but very little of it has been tested in the field. In earlier work we identified the challenges that software professionals experienced when entire teams were forced to work from home, and we derived a theory of fourteen proposed best practices for remote communication, collaboration, management and tooling, published as an actionable handbook. This paper evaluates that theory. Following Yin's case study method, we conducted a two-case study in two German organisations with deliberately contrasting remote-work maturity: SEP, a software vendor with decades of distributed and nearshore experience, and </w:t>
      </w:r>
      <w:proofErr w:type="spellStart"/>
      <w:r w:rsidRPr="005A6390">
        <w:rPr>
          <w:sz w:val="18"/>
          <w:szCs w:val="18"/>
          <w:lang w:val="en-GB"/>
        </w:rPr>
        <w:t>prosio</w:t>
      </w:r>
      <w:proofErr w:type="spellEnd"/>
      <w:r w:rsidRPr="005A6390">
        <w:rPr>
          <w:sz w:val="18"/>
          <w:szCs w:val="18"/>
          <w:lang w:val="en-GB"/>
        </w:rPr>
        <w:t xml:space="preserve"> engineering, a young engineering firm that worked fully co-located before the pandemic. In each case we conducted baseline interviews, fed the diagnosis back to the team, let the team itself select and refine the measures in a retrospective, and then tracked eighteen Likert items once a month for </w:t>
      </w:r>
      <w:r w:rsidRPr="00571AD3">
        <w:rPr>
          <w:color w:val="EE0000"/>
          <w:sz w:val="18"/>
          <w:szCs w:val="18"/>
          <w:lang w:val="en-GB"/>
        </w:rPr>
        <w:t xml:space="preserve">three </w:t>
      </w:r>
      <w:r w:rsidRPr="005A6390">
        <w:rPr>
          <w:sz w:val="18"/>
          <w:szCs w:val="18"/>
          <w:lang w:val="en-GB"/>
        </w:rPr>
        <w:t>months. Both teams converged on the same small subset of the catalogue: meeting rules, availability communication and equal information distribution, extended by tooling in the young firm. In the young firm the improvement was sharply localised: all seven items addressed by the introduced practices rose (mean +0.45, sign test p = .016) while the eleven items not addressed did not (−0.11). In the mature firm the whole survey rose at once — targeted and non-targeted items alike, both by +0.40 — a pattern that a concurrent organisation-wide introduction of AI-assisted development explains at least as well as the intervention does. We conclude that the proposed practices act specifically rather than globally, that they help most where the baseline deficit is largest, and that rule-type practices begin to decay within two months unless management reinforces them.</w:t>
      </w:r>
    </w:p>
    <w:p w14:paraId="6B125247" w14:textId="1DEDF8F5" w:rsidR="000510BE" w:rsidRPr="005A6390" w:rsidRDefault="00000000">
      <w:pPr>
        <w:spacing w:after="220"/>
        <w:jc w:val="both"/>
        <w:rPr>
          <w:lang w:val="en-GB"/>
        </w:rPr>
      </w:pPr>
      <w:r w:rsidRPr="005A6390">
        <w:rPr>
          <w:b/>
          <w:bCs/>
          <w:sz w:val="18"/>
          <w:szCs w:val="18"/>
          <w:lang w:val="en-GB"/>
        </w:rPr>
        <w:t xml:space="preserve">Keywords: </w:t>
      </w:r>
      <w:r w:rsidRPr="005A6390">
        <w:rPr>
          <w:sz w:val="18"/>
          <w:szCs w:val="18"/>
          <w:lang w:val="en-GB"/>
        </w:rPr>
        <w:t xml:space="preserve">work from home; remote work; hybrid work; </w:t>
      </w:r>
      <w:proofErr w:type="gramStart"/>
      <w:r w:rsidR="00571AD3" w:rsidRPr="00571AD3">
        <w:rPr>
          <w:color w:val="EE0000"/>
          <w:sz w:val="18"/>
          <w:szCs w:val="18"/>
          <w:lang w:val="en-GB"/>
        </w:rPr>
        <w:t>open source</w:t>
      </w:r>
      <w:proofErr w:type="gramEnd"/>
      <w:r w:rsidR="00571AD3" w:rsidRPr="00571AD3">
        <w:rPr>
          <w:color w:val="EE0000"/>
          <w:sz w:val="18"/>
          <w:szCs w:val="18"/>
          <w:lang w:val="en-GB"/>
        </w:rPr>
        <w:t xml:space="preserve"> software development</w:t>
      </w:r>
      <w:r w:rsidR="00571AD3">
        <w:rPr>
          <w:sz w:val="18"/>
          <w:szCs w:val="18"/>
          <w:lang w:val="en-GB"/>
        </w:rPr>
        <w:t xml:space="preserve">; </w:t>
      </w:r>
      <w:r w:rsidRPr="005A6390">
        <w:rPr>
          <w:sz w:val="18"/>
          <w:szCs w:val="18"/>
          <w:lang w:val="en-GB"/>
        </w:rPr>
        <w:t>distributed software development; case study research; theory evaluation; best practices; empirical software engineering</w:t>
      </w:r>
    </w:p>
    <w:p w14:paraId="38EB6095" w14:textId="77777777" w:rsidR="000510BE" w:rsidRPr="005A6390" w:rsidRDefault="00000000">
      <w:pPr>
        <w:pStyle w:val="berschrift1"/>
        <w:spacing w:before="200" w:after="96"/>
        <w:rPr>
          <w:lang w:val="en-GB"/>
        </w:rPr>
      </w:pPr>
      <w:proofErr w:type="gramStart"/>
      <w:r w:rsidRPr="005A6390">
        <w:rPr>
          <w:b/>
          <w:bCs/>
          <w:color w:val="1F3A5F"/>
          <w:sz w:val="24"/>
          <w:szCs w:val="24"/>
          <w:lang w:val="en-GB"/>
        </w:rPr>
        <w:t>1  Introduction</w:t>
      </w:r>
      <w:proofErr w:type="gramEnd"/>
    </w:p>
    <w:p w14:paraId="38E51875" w14:textId="209B66E0" w:rsidR="000510BE" w:rsidRPr="005A6390" w:rsidRDefault="00000000">
      <w:pPr>
        <w:jc w:val="both"/>
        <w:rPr>
          <w:lang w:val="en-GB"/>
        </w:rPr>
      </w:pPr>
      <w:r w:rsidRPr="005A6390">
        <w:rPr>
          <w:lang w:val="en-GB"/>
        </w:rPr>
        <w:t xml:space="preserve">Six years after the lockdowns of 2020, working from home is no longer an emergency measure but the ordinary condition of software and engineering work. What remains unresolved is how teams should organise themselves under that condition. The literature on the subject is large and, </w:t>
      </w:r>
      <w:r w:rsidR="00571AD3" w:rsidRPr="00571AD3">
        <w:rPr>
          <w:color w:val="EE0000"/>
          <w:lang w:val="en-GB"/>
        </w:rPr>
        <w:t>overall</w:t>
      </w:r>
      <w:r w:rsidRPr="005A6390">
        <w:rPr>
          <w:lang w:val="en-GB"/>
        </w:rPr>
        <w:t xml:space="preserve">, descriptive: it reports challenges, success factors and perceptions, and only rarely tests whether a proposed remedy </w:t>
      </w:r>
      <w:r w:rsidR="00571AD3" w:rsidRPr="005A6390">
        <w:rPr>
          <w:lang w:val="en-GB"/>
        </w:rPr>
        <w:t>changes</w:t>
      </w:r>
      <w:commentRangeStart w:id="16"/>
      <w:commentRangeStart w:id="28"/>
      <w:r w:rsidRPr="005A6390">
        <w:rPr>
          <w:lang w:val="en-GB"/>
        </w:rPr>
        <w:t xml:space="preserve"> anything in a real organisation [19]. Systematic reviews of remote meetings [12], of hybrid work in agile settings [11] and of global work-from-home practice [13] all close with the same observation — recommendations abound, field evaluations do not.</w:t>
      </w:r>
      <w:commentRangeEnd w:id="28"/>
      <w:r>
        <w:rPr>
          <w:rStyle w:val="CommentReference"/>
        </w:rPr>
        <w:commentReference w:id="28"/>
      </w:r>
      <w:commentRangeEnd w:id="16"/>
      <w:r>
        <w:rPr>
          <w:rStyle w:val="CommentReference"/>
        </w:rPr>
        <w:commentReference w:id="16"/>
      </w:r>
    </w:p>
    <w:p w14:paraId="47E822A9" w14:textId="02E906F9" w:rsidR="000510BE" w:rsidRPr="005A6390" w:rsidRDefault="00000000">
      <w:pPr>
        <w:jc w:val="both"/>
        <w:rPr>
          <w:lang w:val="en-GB"/>
        </w:rPr>
      </w:pPr>
      <w:r w:rsidRPr="005A6390">
        <w:rPr>
          <w:lang w:val="en-GB"/>
        </w:rPr>
        <w:t xml:space="preserve">Our own work sits in that gap. In a mixed-methods </w:t>
      </w:r>
      <w:del w:id="0" w:author="Müller, Katharina" w:date="2026-09-26T08:44:00Z" w16du:dateUtc="2026-09-26T06:44:00Z">
        <w:r w:rsidRPr="005A6390" w:rsidDel="00571AD3">
          <w:rPr>
            <w:lang w:val="en-GB"/>
          </w:rPr>
          <w:delText xml:space="preserve">case </w:delText>
        </w:r>
      </w:del>
      <w:r w:rsidRPr="005A6390">
        <w:rPr>
          <w:lang w:val="en-GB"/>
        </w:rPr>
        <w:t>study at a medium-sized German bank we identified the challenges that software professionals faced when an entire team was moved home without preparation, and grouped them into communication, collaboration, management and tooling [1]. In a subsequent qualitative survey with fifteen experts from open source and distributed software development we derived fourteen proposed best practices that address those challenges, expressed as context–problem–solution patterns [2], [37] and published as a handbook that pairs each practice with a goal and a set of key performance indicators. Both papers ended with the same promise: the theory still had to be evaluated in practice.</w:t>
      </w:r>
    </w:p>
    <w:p w14:paraId="2F868549" w14:textId="77777777" w:rsidR="000510BE" w:rsidRPr="005A6390" w:rsidRDefault="00000000">
      <w:pPr>
        <w:jc w:val="both"/>
        <w:rPr>
          <w:lang w:val="en-GB"/>
        </w:rPr>
      </w:pPr>
      <w:r w:rsidRPr="005A6390">
        <w:rPr>
          <w:lang w:val="en-GB"/>
        </w:rPr>
        <w:t>This paper delivers that evaluation. We ask:</w:t>
      </w:r>
    </w:p>
    <w:p w14:paraId="56B41DD5" w14:textId="2CA7E37A" w:rsidR="000510BE" w:rsidRPr="005A6390" w:rsidRDefault="00000000">
      <w:pPr>
        <w:spacing w:after="100"/>
        <w:ind w:left="340"/>
        <w:jc w:val="both"/>
        <w:rPr>
          <w:lang w:val="en-GB"/>
        </w:rPr>
      </w:pPr>
      <w:commentRangeStart w:id="2"/>
      <w:r w:rsidRPr="005A6390">
        <w:rPr>
          <w:b/>
          <w:bCs/>
          <w:lang w:val="en-GB"/>
        </w:rPr>
        <w:t xml:space="preserve">RQ: </w:t>
      </w:r>
      <w:r w:rsidRPr="005A6390">
        <w:rPr>
          <w:lang w:val="en-GB"/>
        </w:rPr>
        <w:t>Do the proposed best practices for work from home improve remote and hybrid collaboration</w:t>
      </w:r>
      <w:commentRangeEnd w:id="2"/>
      <w:r>
        <w:rPr>
          <w:rStyle w:val="CommentReference"/>
        </w:rPr>
        <w:commentReference w:id="2"/>
      </w:r>
      <w:ins w:id="1" w:author="Müller, Katharina" w:date="2026-09-26T08:45:00Z" w16du:dateUtc="2026-09-26T06:45:00Z">
        <w:r w:rsidR="00571AD3">
          <w:rPr>
            <w:lang w:val="en-GB"/>
          </w:rPr>
          <w:t>, communication, management, and tooling</w:t>
        </w:r>
      </w:ins>
      <w:r w:rsidRPr="005A6390">
        <w:rPr>
          <w:lang w:val="en-GB"/>
        </w:rPr>
        <w:t xml:space="preserve"> when they are introduced in industrial teams, and which conditions shape their effectiveness?</w:t>
      </w:r>
    </w:p>
    <w:p w14:paraId="56E945D3" w14:textId="77777777" w:rsidR="000510BE" w:rsidRPr="005A6390" w:rsidRDefault="00000000">
      <w:pPr>
        <w:jc w:val="both"/>
        <w:rPr>
          <w:lang w:val="en-GB"/>
        </w:rPr>
      </w:pPr>
      <w:r w:rsidRPr="005A6390">
        <w:rPr>
          <w:lang w:val="en-GB"/>
        </w:rPr>
        <w:t>We decompose this into three sub-questions. RQ1 asks which of the fourteen practices teams select when they are confronted with an evidence-based diagnosis of their own situation. RQ2 asks what changes can be observed in the constructs that the selected practices address. RQ3 asks which contextual conditions account for the differences between the cases.</w:t>
      </w:r>
    </w:p>
    <w:p w14:paraId="4E289A80" w14:textId="77777777" w:rsidR="000510BE" w:rsidRPr="005A6390" w:rsidRDefault="00000000">
      <w:pPr>
        <w:jc w:val="both"/>
        <w:rPr>
          <w:lang w:val="en-GB"/>
        </w:rPr>
      </w:pPr>
      <w:r w:rsidRPr="005A6390">
        <w:rPr>
          <w:lang w:val="en-GB"/>
        </w:rPr>
        <w:t xml:space="preserve">We answer these questions through a two-case study following Yin [22], [24], with the team as the unit of analysis and individual team members as embedded units. The two cases were chosen for maximum contrast on the dimension we expected to matter most — the organisation's prior experience with distributed work. SEP is an established software vendor that has worked with nearshore developers for roughly twenty-five years and in which home-based work long predates the pandemic; </w:t>
      </w:r>
      <w:proofErr w:type="spellStart"/>
      <w:r w:rsidRPr="005A6390">
        <w:rPr>
          <w:lang w:val="en-GB"/>
        </w:rPr>
        <w:t>prosio</w:t>
      </w:r>
      <w:proofErr w:type="spellEnd"/>
      <w:commentRangeStart w:id="15"/>
      <w:r w:rsidRPr="005A6390">
        <w:rPr>
          <w:lang w:val="en-GB"/>
        </w:rPr>
        <w:t xml:space="preserve"> engineering (henceforth PE) is a company founded about five years ago that worked entirely on site until 2020 and adopted hybrid work afterwards without adopting any accompanying rules. Yin's replication logic [24] frames the comparison: we expected a literal replication of improvement in both cases, with the mature case improving from a higher baseline.</w:t>
      </w:r>
      <w:commentRangeEnd w:id="15"/>
      <w:r>
        <w:rPr>
          <w:rStyle w:val="CommentReference"/>
        </w:rPr>
        <w:commentReference w:id="15"/>
      </w:r>
    </w:p>
    <w:p w14:paraId="06BBFB18" w14:textId="77777777" w:rsidR="000510BE" w:rsidRPr="005A6390" w:rsidRDefault="00000000">
      <w:pPr>
        <w:jc w:val="both"/>
        <w:rPr>
          <w:lang w:val="en-GB"/>
        </w:rPr>
      </w:pPr>
      <w:r w:rsidRPr="005A6390">
        <w:rPr>
          <w:lang w:val="en-GB"/>
        </w:rPr>
        <w:lastRenderedPageBreak/>
        <w:t>That expectation was only partly met, and the way in which it failed is the main contribution of the paper. Section 2 reviews related work, Section 3 describes the research method, Section 4 presents the results, Section 5 discusses them, Section 6 states the limitations and Section 7 concludes.</w:t>
      </w:r>
    </w:p>
    <w:p w14:paraId="749C6BFB" w14:textId="77777777" w:rsidR="000510BE" w:rsidRPr="005A6390" w:rsidRDefault="00000000">
      <w:pPr>
        <w:pStyle w:val="berschrift1"/>
        <w:spacing w:before="200" w:after="96"/>
        <w:rPr>
          <w:lang w:val="en-GB"/>
        </w:rPr>
      </w:pPr>
      <w:proofErr w:type="gramStart"/>
      <w:r w:rsidRPr="005A6390">
        <w:rPr>
          <w:b/>
          <w:bCs/>
          <w:color w:val="1F3A5F"/>
          <w:sz w:val="24"/>
          <w:szCs w:val="24"/>
          <w:lang w:val="en-GB"/>
        </w:rPr>
        <w:t>2  Related</w:t>
      </w:r>
      <w:proofErr w:type="gramEnd"/>
      <w:r w:rsidRPr="005A6390">
        <w:rPr>
          <w:b/>
          <w:bCs/>
          <w:color w:val="1F3A5F"/>
          <w:sz w:val="24"/>
          <w:szCs w:val="24"/>
          <w:lang w:val="en-GB"/>
        </w:rPr>
        <w:t xml:space="preserve"> Work</w:t>
      </w:r>
    </w:p>
    <w:p w14:paraId="2FE77917" w14:textId="77777777" w:rsidR="000510BE" w:rsidRPr="005A6390" w:rsidRDefault="00000000">
      <w:pPr>
        <w:pStyle w:val="berschrift2"/>
        <w:spacing w:before="150" w:after="74"/>
        <w:rPr>
          <w:lang w:val="en-GB"/>
        </w:rPr>
      </w:pPr>
      <w:proofErr w:type="gramStart"/>
      <w:r w:rsidRPr="005A6390">
        <w:rPr>
          <w:b/>
          <w:bCs/>
          <w:color w:val="2B303A"/>
          <w:sz w:val="21"/>
          <w:szCs w:val="21"/>
          <w:lang w:val="en-GB"/>
        </w:rPr>
        <w:t>2.1  From</w:t>
      </w:r>
      <w:proofErr w:type="gramEnd"/>
      <w:r w:rsidRPr="005A6390">
        <w:rPr>
          <w:b/>
          <w:bCs/>
          <w:color w:val="2B303A"/>
          <w:sz w:val="21"/>
          <w:szCs w:val="21"/>
          <w:lang w:val="en-GB"/>
        </w:rPr>
        <w:t xml:space="preserve"> emergency remote work to designed hybrid work</w:t>
      </w:r>
    </w:p>
    <w:p w14:paraId="5E1D3967" w14:textId="77777777" w:rsidR="000510BE" w:rsidRPr="005A6390" w:rsidRDefault="00000000">
      <w:pPr>
        <w:jc w:val="both"/>
        <w:rPr>
          <w:lang w:val="en-GB"/>
        </w:rPr>
      </w:pPr>
      <w:r w:rsidRPr="005A6390">
        <w:rPr>
          <w:lang w:val="en-GB"/>
        </w:rPr>
        <w:t>The first wave of pandemic research documented what happened rather than what to do about it. Ralph et al. surveyed 2,225 developers in 53 countries and found that fear and disrupted home conditions reduced well-being and productivity, mediated by the quality of the home-office setup [4]. Ford et al., in two surveys at Microsoft, reported a strongly bimodal experience — the same shift that helped some engineers concentrate left others isolated and over-scheduled [3]. Russo et al. followed software professionals longitudinally and showed that well-being and productivity are predicted less by remote work as such than by job autonomy, boredom and the daily routine that people manage to build [5]. Wang et al., working from a work-design perspective, isolated four challenges — work–home interference, ineffective communication, procrastination and loneliness — and identified job autonomy and social support as the buffers [6].</w:t>
      </w:r>
    </w:p>
    <w:p w14:paraId="222FFA4A" w14:textId="77777777" w:rsidR="000510BE" w:rsidRPr="005A6390" w:rsidRDefault="00000000">
      <w:pPr>
        <w:jc w:val="both"/>
        <w:rPr>
          <w:lang w:val="en-GB"/>
        </w:rPr>
      </w:pPr>
      <w:r w:rsidRPr="005A6390">
        <w:rPr>
          <w:lang w:val="en-GB"/>
        </w:rPr>
        <w:t xml:space="preserve">As the emergency receded, the research question changed from coping to designing. </w:t>
      </w:r>
      <w:proofErr w:type="spellStart"/>
      <w:r w:rsidRPr="005A6390">
        <w:rPr>
          <w:lang w:val="en-GB"/>
        </w:rPr>
        <w:t>Šmite</w:t>
      </w:r>
      <w:proofErr w:type="spellEnd"/>
      <w:r w:rsidRPr="005A6390">
        <w:rPr>
          <w:lang w:val="en-GB"/>
        </w:rPr>
        <w:t xml:space="preserve"> et al. describe the move from forced working-from-home to voluntary working-from-anywhere as a second revolution with its own coordination </w:t>
      </w:r>
      <w:proofErr w:type="gramStart"/>
      <w:r w:rsidRPr="005A6390">
        <w:rPr>
          <w:lang w:val="en-GB"/>
        </w:rPr>
        <w:t>costs [7], and</w:t>
      </w:r>
      <w:proofErr w:type="gramEnd"/>
      <w:r w:rsidRPr="005A6390">
        <w:rPr>
          <w:lang w:val="en-GB"/>
        </w:rPr>
        <w:t xml:space="preserve"> argue on the basis of large-scale attendance data that flexibility, not mandated presence, is what post-pandemic policies should protect [8]; their taxonomy of hybrid arrangements [9] makes clear that "hybrid" denotes a family of quite different configurations. De Souza Santos and Ralph derive a grounded theory of coordination in remote-first and hybrid teams in which explicit, written coordination mechanisms substitute for the ambient awareness that co-location provides [10]. Khanna et al.'s mapping study finds that the hybrid-agile literature is still dominated by experience reports [11], and de Andrade et al.'s review of remote meetings extracts a set of recommended meeting practices while noting that their effects have not been measured [12].</w:t>
      </w:r>
    </w:p>
    <w:p w14:paraId="25A1A281" w14:textId="77777777" w:rsidR="000510BE" w:rsidRPr="005A6390" w:rsidRDefault="00000000">
      <w:pPr>
        <w:pStyle w:val="berschrift2"/>
        <w:spacing w:before="150" w:after="74"/>
        <w:rPr>
          <w:lang w:val="en-GB"/>
        </w:rPr>
      </w:pPr>
      <w:proofErr w:type="gramStart"/>
      <w:r w:rsidRPr="005A6390">
        <w:rPr>
          <w:b/>
          <w:bCs/>
          <w:color w:val="2B303A"/>
          <w:sz w:val="21"/>
          <w:szCs w:val="21"/>
          <w:lang w:val="en-GB"/>
        </w:rPr>
        <w:t>2.2  What</w:t>
      </w:r>
      <w:proofErr w:type="gramEnd"/>
      <w:r w:rsidRPr="005A6390">
        <w:rPr>
          <w:b/>
          <w:bCs/>
          <w:color w:val="2B303A"/>
          <w:sz w:val="21"/>
          <w:szCs w:val="21"/>
          <w:lang w:val="en-GB"/>
        </w:rPr>
        <w:t xml:space="preserve"> distributed and </w:t>
      </w:r>
      <w:proofErr w:type="gramStart"/>
      <w:r w:rsidRPr="005A6390">
        <w:rPr>
          <w:b/>
          <w:bCs/>
          <w:color w:val="2B303A"/>
          <w:sz w:val="21"/>
          <w:szCs w:val="21"/>
          <w:lang w:val="en-GB"/>
        </w:rPr>
        <w:t>open source</w:t>
      </w:r>
      <w:proofErr w:type="gramEnd"/>
      <w:r w:rsidRPr="005A6390">
        <w:rPr>
          <w:b/>
          <w:bCs/>
          <w:color w:val="2B303A"/>
          <w:sz w:val="21"/>
          <w:szCs w:val="21"/>
          <w:lang w:val="en-GB"/>
        </w:rPr>
        <w:t xml:space="preserve"> development already knew</w:t>
      </w:r>
    </w:p>
    <w:p w14:paraId="44E3FC7D" w14:textId="77777777" w:rsidR="000510BE" w:rsidRPr="005A6390" w:rsidRDefault="00000000">
      <w:pPr>
        <w:jc w:val="both"/>
        <w:rPr>
          <w:lang w:val="en-GB"/>
        </w:rPr>
      </w:pPr>
      <w:r w:rsidRPr="005A6390">
        <w:rPr>
          <w:lang w:val="en-GB"/>
        </w:rPr>
        <w:t xml:space="preserve">The difficulties that surfaced in 2020 were not new; they had been studied for two decades under the heading of distributed software development. </w:t>
      </w:r>
      <w:proofErr w:type="spellStart"/>
      <w:r w:rsidRPr="005A6390">
        <w:rPr>
          <w:lang w:val="en-GB"/>
        </w:rPr>
        <w:t>Herbsleb</w:t>
      </w:r>
      <w:proofErr w:type="spellEnd"/>
      <w:r w:rsidRPr="005A6390">
        <w:rPr>
          <w:lang w:val="en-GB"/>
        </w:rPr>
        <w:t xml:space="preserve"> and Grinter showed that distance turns implicit coordination into explicit coordination work [18], and </w:t>
      </w:r>
      <w:proofErr w:type="spellStart"/>
      <w:r w:rsidRPr="005A6390">
        <w:rPr>
          <w:lang w:val="en-GB"/>
        </w:rPr>
        <w:t>Herbsleb</w:t>
      </w:r>
      <w:proofErr w:type="spellEnd"/>
      <w:r w:rsidRPr="005A6390">
        <w:rPr>
          <w:lang w:val="en-GB"/>
        </w:rPr>
        <w:t xml:space="preserve"> and Mockus quantified the resulting delay: distributed changes took considerably longer than comparable co-located ones, with communication and the difficulty of finding the right person as the mechanism [17]. </w:t>
      </w:r>
      <w:proofErr w:type="spellStart"/>
      <w:r w:rsidRPr="005A6390">
        <w:rPr>
          <w:lang w:val="en-GB"/>
        </w:rPr>
        <w:t>Šmite</w:t>
      </w:r>
      <w:proofErr w:type="spellEnd"/>
      <w:r w:rsidRPr="005A6390">
        <w:rPr>
          <w:lang w:val="en-GB"/>
        </w:rPr>
        <w:t xml:space="preserve"> et al.'s systematic review found the field rich in problem reports and poor in evaluated solutions [19] — the very imbalance our study addresses. </w:t>
      </w:r>
      <w:proofErr w:type="gramStart"/>
      <w:r w:rsidRPr="005A6390">
        <w:rPr>
          <w:lang w:val="en-GB"/>
        </w:rPr>
        <w:t>Open source</w:t>
      </w:r>
      <w:proofErr w:type="gramEnd"/>
      <w:r w:rsidRPr="005A6390">
        <w:rPr>
          <w:lang w:val="en-GB"/>
        </w:rPr>
        <w:t xml:space="preserve"> development supplies the complementary picture of distributed work that </w:t>
      </w:r>
      <w:proofErr w:type="gramStart"/>
      <w:r w:rsidRPr="005A6390">
        <w:rPr>
          <w:lang w:val="en-GB"/>
        </w:rPr>
        <w:t>succeeds:</w:t>
      </w:r>
      <w:proofErr w:type="gramEnd"/>
      <w:commentRangeStart w:id="29"/>
      <w:r w:rsidRPr="005A6390">
        <w:rPr>
          <w:lang w:val="en-GB"/>
        </w:rPr>
        <w:t xml:space="preserve"> asynchronous-by-default communication, public archives as a single source of truth, and governance that decentralises decisions [21]; Scholtes et al. show empirically that coordination overhead, not effort, limits the productivity of larger </w:t>
      </w:r>
      <w:commentRangeEnd w:id="29"/>
      <w:r>
        <w:rPr>
          <w:rStyle w:val="CommentReference"/>
        </w:rPr>
        <w:commentReference w:id="29"/>
      </w:r>
      <w:proofErr w:type="gramStart"/>
      <w:r w:rsidRPr="005A6390">
        <w:rPr>
          <w:lang w:val="en-GB"/>
        </w:rPr>
        <w:t>open source</w:t>
      </w:r>
      <w:proofErr w:type="gramEnd"/>
      <w:r w:rsidRPr="005A6390">
        <w:rPr>
          <w:lang w:val="en-GB"/>
        </w:rPr>
        <w:t xml:space="preserve"> teams [20].</w:t>
      </w:r>
    </w:p>
    <w:p w14:paraId="795A2824" w14:textId="77777777" w:rsidR="000510BE" w:rsidRPr="005A6390" w:rsidRDefault="00000000">
      <w:pPr>
        <w:jc w:val="both"/>
        <w:rPr>
          <w:lang w:val="en-GB"/>
        </w:rPr>
      </w:pPr>
      <w:commentRangeStart w:id="25"/>
      <w:r w:rsidRPr="005A6390">
        <w:rPr>
          <w:lang w:val="en-GB"/>
        </w:rPr>
        <w:t xml:space="preserve">Three further strands inform our instrument. Mark et al. measured the cost of interruption directly, showing that interrupted work is resumed faster but at the price of higher stress and effort [14] — the mechanism behind the focus-time items in our survey. Edmondson's work on psychological safety [15] and </w:t>
      </w:r>
      <w:commentRangeEnd w:id="25"/>
      <w:r>
        <w:rPr>
          <w:rStyle w:val="CommentReference"/>
        </w:rPr>
        <w:commentReference w:id="25"/>
      </w:r>
      <w:proofErr w:type="spellStart"/>
      <w:r w:rsidRPr="005A6390">
        <w:rPr>
          <w:lang w:val="en-GB"/>
        </w:rPr>
        <w:t>Jarvenpaa</w:t>
      </w:r>
      <w:proofErr w:type="spellEnd"/>
      <w:r w:rsidRPr="005A6390">
        <w:rPr>
          <w:lang w:val="en-GB"/>
        </w:rPr>
        <w:t xml:space="preserve"> and Leidner's on trust in global virtual teams [16] establish that trust and safety are preconditions for the candid communication that any explicit rule depends on. Finally, the organisational-intervention literature warns that an intervention's effect cannot be read off an outcome measure alone: Nielsen and Randall argue for opening the black box of process and context [34], and Nielsen and Miraglia insist that the useful question is what works for whom in which circumstances [35]. </w:t>
      </w:r>
      <w:proofErr w:type="spellStart"/>
      <w:r w:rsidRPr="005A6390">
        <w:rPr>
          <w:lang w:val="en-GB"/>
        </w:rPr>
        <w:t>Dybå's</w:t>
      </w:r>
      <w:proofErr w:type="spellEnd"/>
      <w:r w:rsidRPr="005A6390">
        <w:rPr>
          <w:lang w:val="en-GB"/>
        </w:rPr>
        <w:t xml:space="preserve"> study of software process improvement makes the same point within our own field: participation and business orientation, not the content of the improvement, separate successful initiatives from unsuccessful ones [36].</w:t>
      </w:r>
    </w:p>
    <w:p w14:paraId="12C2DA07" w14:textId="77777777" w:rsidR="000510BE" w:rsidRPr="005A6390" w:rsidRDefault="00000000">
      <w:pPr>
        <w:jc w:val="both"/>
        <w:rPr>
          <w:lang w:val="en-GB"/>
        </w:rPr>
      </w:pPr>
      <w:commentRangeStart w:id="5"/>
      <w:r w:rsidRPr="005A6390">
        <w:rPr>
          <w:lang w:val="en-GB"/>
        </w:rPr>
        <w:t>Our contribution relative to this body of work is not another catalogue. It is a field evaluation of an existing catalogue, in two organisations, with a pre-specified mapping from measures to measurements.</w:t>
      </w:r>
      <w:commentRangeEnd w:id="5"/>
      <w:r>
        <w:rPr>
          <w:rStyle w:val="CommentReference"/>
        </w:rPr>
        <w:commentReference w:id="5"/>
      </w:r>
    </w:p>
    <w:p w14:paraId="5832F610" w14:textId="77777777" w:rsidR="000510BE" w:rsidRPr="005A6390" w:rsidRDefault="00000000">
      <w:pPr>
        <w:pStyle w:val="berschrift1"/>
        <w:spacing w:before="200" w:after="96"/>
        <w:rPr>
          <w:lang w:val="en-GB"/>
        </w:rPr>
      </w:pPr>
      <w:proofErr w:type="gramStart"/>
      <w:r w:rsidRPr="005A6390">
        <w:rPr>
          <w:b/>
          <w:bCs/>
          <w:color w:val="1F3A5F"/>
          <w:sz w:val="24"/>
          <w:szCs w:val="24"/>
          <w:lang w:val="en-GB"/>
        </w:rPr>
        <w:t>3  Research</w:t>
      </w:r>
      <w:proofErr w:type="gramEnd"/>
      <w:r w:rsidRPr="005A6390">
        <w:rPr>
          <w:b/>
          <w:bCs/>
          <w:color w:val="1F3A5F"/>
          <w:sz w:val="24"/>
          <w:szCs w:val="24"/>
          <w:lang w:val="en-GB"/>
        </w:rPr>
        <w:t xml:space="preserve"> Method</w:t>
      </w:r>
    </w:p>
    <w:p w14:paraId="3616B481" w14:textId="77777777" w:rsidR="000510BE" w:rsidRPr="005A6390" w:rsidRDefault="00000000">
      <w:pPr>
        <w:pStyle w:val="berschrift2"/>
        <w:spacing w:before="150" w:after="74"/>
        <w:rPr>
          <w:lang w:val="en-GB"/>
        </w:rPr>
      </w:pPr>
      <w:proofErr w:type="gramStart"/>
      <w:r w:rsidRPr="005A6390">
        <w:rPr>
          <w:b/>
          <w:bCs/>
          <w:color w:val="2B303A"/>
          <w:sz w:val="21"/>
          <w:szCs w:val="21"/>
          <w:lang w:val="en-GB"/>
        </w:rPr>
        <w:t>3.1  Why</w:t>
      </w:r>
      <w:proofErr w:type="gramEnd"/>
      <w:r w:rsidRPr="005A6390">
        <w:rPr>
          <w:b/>
          <w:bCs/>
          <w:color w:val="2B303A"/>
          <w:sz w:val="21"/>
          <w:szCs w:val="21"/>
          <w:lang w:val="en-GB"/>
        </w:rPr>
        <w:t xml:space="preserve"> a case study, and which kind</w:t>
      </w:r>
    </w:p>
    <w:p w14:paraId="201799E6" w14:textId="77777777" w:rsidR="000510BE" w:rsidRPr="005A6390" w:rsidRDefault="00000000">
      <w:pPr>
        <w:jc w:val="both"/>
        <w:rPr>
          <w:lang w:val="en-GB"/>
        </w:rPr>
      </w:pPr>
      <w:commentRangeStart w:id="23"/>
      <w:r w:rsidRPr="005A6390">
        <w:rPr>
          <w:lang w:val="en-GB"/>
        </w:rPr>
        <w:t xml:space="preserve">The phenomenon we study — a team changing how it communicates — is contemporary, cannot be manipulated experimentally without destroying the thing being studied, and is inseparable from its organisational context. These are precisely Yin's conditions for the case study method [22], and Yin explicitly positions the method as a tool for evaluation, that is, for judging whether an intervention produced an intended outcome in a setting the researcher does not control [23]. We follow the guidelines of Runeson and </w:t>
      </w:r>
      <w:commentRangeEnd w:id="23"/>
      <w:r>
        <w:rPr>
          <w:rStyle w:val="CommentReference"/>
        </w:rPr>
        <w:commentReference w:id="23"/>
      </w:r>
      <w:proofErr w:type="spellStart"/>
      <w:r w:rsidRPr="005A6390">
        <w:rPr>
          <w:lang w:val="en-GB"/>
        </w:rPr>
        <w:t>Höst</w:t>
      </w:r>
      <w:proofErr w:type="spellEnd"/>
      <w:r w:rsidRPr="005A6390">
        <w:rPr>
          <w:lang w:val="en-GB"/>
        </w:rPr>
        <w:t xml:space="preserve"> for reporting case study research in software engineering [25] and the criteria of </w:t>
      </w:r>
      <w:proofErr w:type="spellStart"/>
      <w:r w:rsidRPr="005A6390">
        <w:rPr>
          <w:lang w:val="en-GB"/>
        </w:rPr>
        <w:t>Wohlin</w:t>
      </w:r>
      <w:proofErr w:type="spellEnd"/>
      <w:r w:rsidRPr="005A6390">
        <w:rPr>
          <w:lang w:val="en-GB"/>
        </w:rPr>
        <w:t xml:space="preserve"> and Rainer for what legitimately counts as a case study [26].</w:t>
      </w:r>
    </w:p>
    <w:p w14:paraId="4477C8A6" w14:textId="77777777" w:rsidR="000510BE" w:rsidRPr="005A6390" w:rsidRDefault="00000000">
      <w:pPr>
        <w:jc w:val="both"/>
        <w:rPr>
          <w:lang w:val="en-GB"/>
        </w:rPr>
      </w:pPr>
      <w:r w:rsidRPr="005A6390">
        <w:rPr>
          <w:lang w:val="en-GB"/>
        </w:rPr>
        <w:lastRenderedPageBreak/>
        <w:t>Four of Yin's design choices structure our study. First, we use more than one case. A single case invites the objection that it was aberrant; a second case allows a replication [24]. We selected two cases that differ sharply on remote-work maturity, so that a similar result would be a literal replication and a divergent result would be a theoretical replication with a predictable reason.</w:t>
      </w:r>
    </w:p>
    <w:p w14:paraId="425955B5" w14:textId="77777777" w:rsidR="000510BE" w:rsidRPr="005A6390" w:rsidRDefault="00000000">
      <w:pPr>
        <w:jc w:val="both"/>
        <w:rPr>
          <w:lang w:val="en-GB"/>
        </w:rPr>
      </w:pPr>
      <w:r w:rsidRPr="005A6390">
        <w:rPr>
          <w:lang w:val="en-GB"/>
        </w:rPr>
        <w:t xml:space="preserve">Second, the design is embedded: the unit of analysis is the team, but data are collected from individual members. Third, analysis follows a logic model. Yin recommends modelling an intervention as an explicit chain — initial activity, immediate outcome, intermediate outcome, ultimate outcome — and testing the collected data against that chain [24]. Our chain is: the team adopts a practice (activity) → the norm becomes explicit and visible (immediate) → the construct the practice targets </w:t>
      </w:r>
      <w:proofErr w:type="gramStart"/>
      <w:r w:rsidRPr="005A6390">
        <w:rPr>
          <w:lang w:val="en-GB"/>
        </w:rPr>
        <w:t>improves</w:t>
      </w:r>
      <w:proofErr w:type="gramEnd"/>
      <w:commentRangeStart w:id="11"/>
      <w:r w:rsidRPr="005A6390">
        <w:rPr>
          <w:lang w:val="en-GB"/>
        </w:rPr>
        <w:t xml:space="preserve"> (intermediate) → perceived productivity and willingness to recommend the working model improve (ultimate). Fourth, we use pattern matching in the form Cook and Campbell call </w:t>
      </w:r>
      <w:commentRangeEnd w:id="11"/>
      <w:r>
        <w:rPr>
          <w:rStyle w:val="CommentReference"/>
        </w:rPr>
        <w:commentReference w:id="11"/>
      </w:r>
      <w:proofErr w:type="spellStart"/>
      <w:r w:rsidRPr="005A6390">
        <w:rPr>
          <w:lang w:val="en-GB"/>
        </w:rPr>
        <w:t>nonequivalent</w:t>
      </w:r>
      <w:proofErr w:type="spellEnd"/>
      <w:r w:rsidRPr="005A6390">
        <w:rPr>
          <w:lang w:val="en-GB"/>
        </w:rPr>
        <w:t xml:space="preserve"> dependent variables and Yin adapts for case studies [24]: before analysing the follow-up </w:t>
      </w:r>
      <w:proofErr w:type="gramStart"/>
      <w:r w:rsidRPr="005A6390">
        <w:rPr>
          <w:lang w:val="en-GB"/>
        </w:rPr>
        <w:t>waves</w:t>
      </w:r>
      <w:proofErr w:type="gramEnd"/>
      <w:r w:rsidRPr="005A6390">
        <w:rPr>
          <w:lang w:val="en-GB"/>
        </w:rPr>
        <w:t xml:space="preserve"> we predicted that the items addressed by the practices a team actually introduced would move, and that the items not addressed would not. A rise on both sets is a mismatch and points to a rival explanation [22].</w:t>
      </w:r>
    </w:p>
    <w:p w14:paraId="7839CC94" w14:textId="18CD6A27" w:rsidR="000510BE" w:rsidRPr="005A6390" w:rsidRDefault="00A011C9">
      <w:pPr>
        <w:spacing w:before="110" w:after="30"/>
        <w:jc w:val="center"/>
        <w:rPr>
          <w:lang w:val="en-GB"/>
        </w:rPr>
      </w:pPr>
      <w:ins w:id="2" w:author="Müller, Katharina" w:date="2026-09-26T08:58:00Z" w16du:dateUtc="2026-09-26T06:58:00Z">
        <w:r>
          <w:rPr>
            <w:noProof/>
            <w:lang w:val="en-GB"/>
          </w:rPr>
          <mc:AlternateContent>
            <mc:Choice Requires="wps">
              <w:drawing>
                <wp:anchor distT="0" distB="0" distL="114300" distR="114300" simplePos="0" relativeHeight="251659264" behindDoc="0" locked="0" layoutInCell="1" allowOverlap="1" wp14:anchorId="1B6E2792" wp14:editId="7B28E4BC">
                  <wp:simplePos x="0" y="0"/>
                  <wp:positionH relativeFrom="column">
                    <wp:posOffset>86870</wp:posOffset>
                  </wp:positionH>
                  <wp:positionV relativeFrom="paragraph">
                    <wp:posOffset>176808</wp:posOffset>
                  </wp:positionV>
                  <wp:extent cx="6106795" cy="1501140"/>
                  <wp:effectExtent l="12700" t="12700" r="14605" b="10160"/>
                  <wp:wrapNone/>
                  <wp:docPr id="509608834" name="Rahmen 1"/>
                  <wp:cNvGraphicFramePr/>
                  <a:graphic xmlns:a="http://schemas.openxmlformats.org/drawingml/2006/main">
                    <a:graphicData uri="http://schemas.microsoft.com/office/word/2010/wordprocessingShape">
                      <wps:wsp>
                        <wps:cNvSpPr/>
                        <wps:spPr>
                          <a:xfrm>
                            <a:off x="0" y="0"/>
                            <a:ext cx="6106795" cy="1501140"/>
                          </a:xfrm>
                          <a:prstGeom prst="frame">
                            <a:avLst>
                              <a:gd name="adj1" fmla="val 940"/>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C79896" id="Rahmen 1" o:spid="_x0000_s1026" style="position:absolute;margin-left:6.85pt;margin-top:13.9pt;width:480.85pt;height:118.2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6106795,15011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" path="m,l6106795,r,1501140l,1501140,,xm14111,14111r,1472918l6092684,1487029r,-1472918l14111,14111xe" fillcolor="#e00" strokecolor="#e00" strokeweight="1.5pt">
                  <v:stroke joinstyle="miter"/>
                  <v:path arrowok="t" o:connecttype="custom" o:connectlocs="0,0;6106795,0;6106795,1501140;0,1501140;0,0;14111,14111;14111,1487029;6092684,1487029;6092684,14111;14111,14111" o:connectangles="0,0,0,0,0,0,0,0,0,0"/>
                </v:shape>
              </w:pict>
            </mc:Fallback>
          </mc:AlternateContent>
        </w:r>
      </w:ins>
      <w:r w:rsidR="00000000" w:rsidRPr="005A6390">
        <w:rPr>
          <w:noProof/>
          <w:lang w:val="en-GB"/>
        </w:rPr>
        <w:drawing>
          <wp:inline distT="0" distB="0" distL="0" distR="0" wp14:anchorId="0654B71B" wp14:editId="7B014333">
            <wp:extent cx="5943600" cy="174307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1743075"/>
                    </a:xfrm>
                    <a:prstGeom prst="rect">
                      <a:avLst/>
                    </a:prstGeom>
                  </pic:spPr>
                </pic:pic>
              </a:graphicData>
            </a:graphic>
          </wp:inline>
        </w:drawing>
      </w:r>
    </w:p>
    <w:p w14:paraId="5C6A4313" w14:textId="77777777" w:rsidR="000510BE" w:rsidRPr="005A6390" w:rsidRDefault="00000000">
      <w:pPr>
        <w:spacing w:before="60" w:after="150" w:line="220" w:lineRule="auto"/>
        <w:rPr>
          <w:lang w:val="en-GB"/>
        </w:rPr>
      </w:pPr>
      <w:r w:rsidRPr="005A6390">
        <w:rPr>
          <w:color w:val="404752"/>
          <w:sz w:val="16"/>
          <w:szCs w:val="16"/>
          <w:lang w:val="en-GB"/>
        </w:rPr>
        <w:t>Figure 1.  Study design. Each case passes through the same four stages; the team, not the researcher, selects the measures.</w:t>
      </w:r>
    </w:p>
    <w:p w14:paraId="739C0CBC" w14:textId="77777777" w:rsidR="000510BE" w:rsidRPr="005A6390" w:rsidRDefault="00000000">
      <w:pPr>
        <w:pStyle w:val="berschrift2"/>
        <w:spacing w:before="150" w:after="74"/>
        <w:rPr>
          <w:lang w:val="en-GB"/>
        </w:rPr>
      </w:pPr>
      <w:proofErr w:type="gramStart"/>
      <w:r w:rsidRPr="005A6390">
        <w:rPr>
          <w:b/>
          <w:bCs/>
          <w:color w:val="2B303A"/>
          <w:sz w:val="21"/>
          <w:szCs w:val="21"/>
          <w:lang w:val="en-GB"/>
        </w:rPr>
        <w:t>3.2  Case</w:t>
      </w:r>
      <w:proofErr w:type="gramEnd"/>
      <w:r w:rsidRPr="005A6390">
        <w:rPr>
          <w:b/>
          <w:bCs/>
          <w:color w:val="2B303A"/>
          <w:sz w:val="21"/>
          <w:szCs w:val="21"/>
          <w:lang w:val="en-GB"/>
        </w:rPr>
        <w:t xml:space="preserve"> selection and description</w:t>
      </w:r>
    </w:p>
    <w:p w14:paraId="44A18A86" w14:textId="77777777" w:rsidR="000510BE" w:rsidRPr="005A6390" w:rsidRDefault="00000000">
      <w:pPr>
        <w:jc w:val="both"/>
        <w:rPr>
          <w:lang w:val="en-GB"/>
        </w:rPr>
      </w:pPr>
      <w:commentRangeStart w:id="26"/>
      <w:r w:rsidRPr="005A6390">
        <w:rPr>
          <w:lang w:val="en-GB"/>
        </w:rPr>
        <w:t xml:space="preserve">Both organisations were recruited through the research group's industry network and entered a written research cooperation with the university. They were selected for contrast on a single theoretical dimension — prior experience with distributed work — while holding constant that both are German, small to medium-sized, technically skilled and hybrid at the time of the study. Table 1 summarises them. Individuals are anonymised (S1–S3 for SEP, P1–P4 for PE); </w:t>
      </w:r>
      <w:commentRangeEnd w:id="26"/>
      <w:r>
        <w:rPr>
          <w:rStyle w:val="CommentReference"/>
        </w:rPr>
        <w:commentReference w:id="26"/>
      </w:r>
      <w:commentRangeStart w:id="13"/>
      <w:r w:rsidRPr="00BA5AE5">
        <w:rPr>
          <w:color w:val="A02B93" w:themeColor="accent5"/>
          <w:lang w:val="en-GB"/>
          <w:rPrChange w:id="3" w:author="Müller, Katharina" w:date="2026-09-26T08:59:00Z" w16du:dateUtc="2026-09-26T06:59:00Z">
            <w:rPr>
              <w:lang w:val="en-GB"/>
            </w:rPr>
          </w:rPrChange>
        </w:rPr>
        <w:t>the organisations agreed to be named</w:t>
      </w:r>
      <w:commentRangeEnd w:id="13"/>
      <w:r>
        <w:rPr>
          <w:rStyle w:val="CommentReference"/>
        </w:rPr>
        <w:commentReference w:id="13"/>
      </w:r>
      <w:r w:rsidRPr="005A6390">
        <w:rPr>
          <w:lang w:val="en-GB"/>
        </w:rPr>
        <w:t>.</w:t>
      </w:r>
    </w:p>
    <w:tbl>
      <w:tblPr>
        <w:tblW w:w="9638" w:type="dxa"/>
        <w:tblBorders>
          <w:top w:val="single" w:sz="6" w:space="0" w:color="5B6472"/>
          <w:left w:val="none" w:sz="0" w:space="0" w:color="FFFFFF"/>
          <w:bottom w:val="single" w:sz="6" w:space="0" w:color="5B6472"/>
          <w:right w:val="none" w:sz="0" w:space="0" w:color="FFFFFF"/>
          <w:insideH w:val="single" w:sz="2" w:space="0" w:color="C7CDD8"/>
          <w:insideV w:val="none" w:sz="0" w:space="0" w:color="FFFFFF"/>
        </w:tblBorders>
        <w:tblCellMar>
          <w:left w:w="10" w:type="dxa"/>
          <w:right w:w="10" w:type="dxa"/>
        </w:tblCellMar>
        <w:tblLook w:val="04A0" w:firstRow="1" w:lastRow="0" w:firstColumn="1" w:lastColumn="0" w:noHBand="0" w:noVBand="1"/>
      </w:tblPr>
      <w:tblGrid>
        <w:gridCol w:w="2200"/>
        <w:gridCol w:w="3719"/>
        <w:gridCol w:w="3719"/>
      </w:tblGrid>
      <w:tr w:rsidR="000510BE" w:rsidRPr="005A6390" w14:paraId="2916F63D" w14:textId="77777777">
        <w:trPr>
          <w:tblHeader/>
        </w:trPr>
        <w:tc>
          <w:tcPr>
            <w:tcW w:w="2200" w:type="dxa"/>
            <w:shd w:val="clear" w:color="auto" w:fill="E9EDF3"/>
            <w:tcMar>
              <w:top w:w="36" w:type="dxa"/>
              <w:left w:w="85" w:type="dxa"/>
              <w:bottom w:w="36" w:type="dxa"/>
              <w:right w:w="85" w:type="dxa"/>
            </w:tcMar>
          </w:tcPr>
          <w:p w14:paraId="044C04AF" w14:textId="77777777" w:rsidR="000510BE" w:rsidRPr="005A6390" w:rsidRDefault="00000000">
            <w:pPr>
              <w:spacing w:after="0" w:line="215" w:lineRule="auto"/>
              <w:rPr>
                <w:lang w:val="en-GB"/>
              </w:rPr>
            </w:pPr>
            <w:r w:rsidRPr="005A6390">
              <w:rPr>
                <w:b/>
                <w:bCs/>
                <w:sz w:val="16"/>
                <w:szCs w:val="16"/>
                <w:lang w:val="en-GB"/>
              </w:rPr>
              <w:t>Characteristic</w:t>
            </w:r>
          </w:p>
        </w:tc>
        <w:tc>
          <w:tcPr>
            <w:tcW w:w="3719" w:type="dxa"/>
            <w:shd w:val="clear" w:color="auto" w:fill="E9EDF3"/>
            <w:tcMar>
              <w:top w:w="36" w:type="dxa"/>
              <w:left w:w="85" w:type="dxa"/>
              <w:bottom w:w="36" w:type="dxa"/>
              <w:right w:w="85" w:type="dxa"/>
            </w:tcMar>
          </w:tcPr>
          <w:p w14:paraId="735C646B" w14:textId="77777777" w:rsidR="000510BE" w:rsidRPr="005A6390" w:rsidRDefault="00000000">
            <w:pPr>
              <w:spacing w:after="0" w:line="215" w:lineRule="auto"/>
              <w:rPr>
                <w:lang w:val="en-GB"/>
              </w:rPr>
            </w:pPr>
            <w:r w:rsidRPr="005A6390">
              <w:rPr>
                <w:b/>
                <w:bCs/>
                <w:sz w:val="16"/>
                <w:szCs w:val="16"/>
                <w:lang w:val="en-GB"/>
              </w:rPr>
              <w:t>Case A — SEP</w:t>
            </w:r>
          </w:p>
        </w:tc>
        <w:tc>
          <w:tcPr>
            <w:tcW w:w="3719" w:type="dxa"/>
            <w:shd w:val="clear" w:color="auto" w:fill="E9EDF3"/>
            <w:tcMar>
              <w:top w:w="36" w:type="dxa"/>
              <w:left w:w="85" w:type="dxa"/>
              <w:bottom w:w="36" w:type="dxa"/>
              <w:right w:w="85" w:type="dxa"/>
            </w:tcMar>
          </w:tcPr>
          <w:p w14:paraId="3A855B93" w14:textId="77777777" w:rsidR="000510BE" w:rsidRPr="005A6390" w:rsidRDefault="00000000">
            <w:pPr>
              <w:spacing w:after="0" w:line="215" w:lineRule="auto"/>
              <w:rPr>
                <w:lang w:val="en-GB"/>
              </w:rPr>
            </w:pPr>
            <w:r w:rsidRPr="005A6390">
              <w:rPr>
                <w:b/>
                <w:bCs/>
                <w:sz w:val="16"/>
                <w:szCs w:val="16"/>
                <w:lang w:val="en-GB"/>
              </w:rPr>
              <w:t xml:space="preserve">Case B — </w:t>
            </w:r>
            <w:proofErr w:type="spellStart"/>
            <w:r w:rsidRPr="005A6390">
              <w:rPr>
                <w:b/>
                <w:bCs/>
                <w:sz w:val="16"/>
                <w:szCs w:val="16"/>
                <w:lang w:val="en-GB"/>
              </w:rPr>
              <w:t>prosio</w:t>
            </w:r>
            <w:proofErr w:type="spellEnd"/>
            <w:r w:rsidRPr="005A6390">
              <w:rPr>
                <w:b/>
                <w:bCs/>
                <w:sz w:val="16"/>
                <w:szCs w:val="16"/>
                <w:lang w:val="en-GB"/>
              </w:rPr>
              <w:t xml:space="preserve"> engineering (PE)</w:t>
            </w:r>
          </w:p>
        </w:tc>
      </w:tr>
      <w:tr w:rsidR="000510BE" w:rsidRPr="005A6390" w14:paraId="6FBD90C7" w14:textId="77777777">
        <w:tc>
          <w:tcPr>
            <w:tcW w:w="2200" w:type="dxa"/>
            <w:tcMar>
              <w:top w:w="36" w:type="dxa"/>
              <w:left w:w="85" w:type="dxa"/>
              <w:bottom w:w="36" w:type="dxa"/>
              <w:right w:w="85" w:type="dxa"/>
            </w:tcMar>
          </w:tcPr>
          <w:p w14:paraId="70F141D9" w14:textId="77777777" w:rsidR="000510BE" w:rsidRPr="005A6390" w:rsidRDefault="00000000">
            <w:pPr>
              <w:spacing w:after="0" w:line="215" w:lineRule="auto"/>
              <w:rPr>
                <w:lang w:val="en-GB"/>
              </w:rPr>
            </w:pPr>
            <w:r w:rsidRPr="005A6390">
              <w:rPr>
                <w:sz w:val="16"/>
                <w:szCs w:val="16"/>
                <w:lang w:val="en-GB"/>
              </w:rPr>
              <w:t>Domain</w:t>
            </w:r>
          </w:p>
        </w:tc>
        <w:tc>
          <w:tcPr>
            <w:tcW w:w="3719" w:type="dxa"/>
            <w:tcMar>
              <w:top w:w="36" w:type="dxa"/>
              <w:left w:w="85" w:type="dxa"/>
              <w:bottom w:w="36" w:type="dxa"/>
              <w:right w:w="85" w:type="dxa"/>
            </w:tcMar>
          </w:tcPr>
          <w:p w14:paraId="72780ACE" w14:textId="77777777" w:rsidR="000510BE" w:rsidRPr="005A6390" w:rsidRDefault="00000000">
            <w:pPr>
              <w:spacing w:after="0" w:line="215" w:lineRule="auto"/>
              <w:rPr>
                <w:lang w:val="en-GB"/>
              </w:rPr>
            </w:pPr>
            <w:r w:rsidRPr="005A6390">
              <w:rPr>
                <w:sz w:val="16"/>
                <w:szCs w:val="16"/>
                <w:lang w:val="en-GB"/>
              </w:rPr>
              <w:t>Software vendor (data protection and backup software)</w:t>
            </w:r>
          </w:p>
        </w:tc>
        <w:tc>
          <w:tcPr>
            <w:tcW w:w="3719" w:type="dxa"/>
            <w:tcMar>
              <w:top w:w="36" w:type="dxa"/>
              <w:left w:w="85" w:type="dxa"/>
              <w:bottom w:w="36" w:type="dxa"/>
              <w:right w:w="85" w:type="dxa"/>
            </w:tcMar>
          </w:tcPr>
          <w:p w14:paraId="02436D1D" w14:textId="77777777" w:rsidR="000510BE" w:rsidRPr="005A6390" w:rsidRDefault="00000000">
            <w:pPr>
              <w:spacing w:after="0" w:line="215" w:lineRule="auto"/>
              <w:rPr>
                <w:lang w:val="en-GB"/>
              </w:rPr>
            </w:pPr>
            <w:r w:rsidRPr="005A6390">
              <w:rPr>
                <w:sz w:val="16"/>
                <w:szCs w:val="16"/>
                <w:lang w:val="en-GB"/>
              </w:rPr>
              <w:t>Engineering services (energy concepts, municipal heat planning, data processing)</w:t>
            </w:r>
          </w:p>
        </w:tc>
      </w:tr>
      <w:tr w:rsidR="000510BE" w:rsidRPr="005A6390" w14:paraId="63F3A80F" w14:textId="77777777">
        <w:tc>
          <w:tcPr>
            <w:tcW w:w="2200" w:type="dxa"/>
            <w:tcMar>
              <w:top w:w="36" w:type="dxa"/>
              <w:left w:w="85" w:type="dxa"/>
              <w:bottom w:w="36" w:type="dxa"/>
              <w:right w:w="85" w:type="dxa"/>
            </w:tcMar>
          </w:tcPr>
          <w:p w14:paraId="566818AE" w14:textId="77777777" w:rsidR="000510BE" w:rsidRPr="005A6390" w:rsidRDefault="00000000">
            <w:pPr>
              <w:spacing w:after="0" w:line="215" w:lineRule="auto"/>
              <w:rPr>
                <w:lang w:val="en-GB"/>
              </w:rPr>
            </w:pPr>
            <w:r w:rsidRPr="005A6390">
              <w:rPr>
                <w:sz w:val="16"/>
                <w:szCs w:val="16"/>
                <w:lang w:val="en-GB"/>
              </w:rPr>
              <w:t>Age / maturity</w:t>
            </w:r>
          </w:p>
        </w:tc>
        <w:tc>
          <w:tcPr>
            <w:tcW w:w="3719" w:type="dxa"/>
            <w:tcMar>
              <w:top w:w="36" w:type="dxa"/>
              <w:left w:w="85" w:type="dxa"/>
              <w:bottom w:w="36" w:type="dxa"/>
              <w:right w:w="85" w:type="dxa"/>
            </w:tcMar>
          </w:tcPr>
          <w:p w14:paraId="7287BBAD" w14:textId="77777777" w:rsidR="000510BE" w:rsidRPr="005A6390" w:rsidRDefault="00000000">
            <w:pPr>
              <w:spacing w:after="0" w:line="215" w:lineRule="auto"/>
              <w:rPr>
                <w:lang w:val="en-GB"/>
              </w:rPr>
            </w:pPr>
            <w:r w:rsidRPr="005A6390">
              <w:rPr>
                <w:sz w:val="16"/>
                <w:szCs w:val="16"/>
                <w:lang w:val="en-GB"/>
              </w:rPr>
              <w:t>Established vendor; nearshore cooperation with the same partner for approx. 25 years</w:t>
            </w:r>
          </w:p>
        </w:tc>
        <w:tc>
          <w:tcPr>
            <w:tcW w:w="3719" w:type="dxa"/>
            <w:tcMar>
              <w:top w:w="36" w:type="dxa"/>
              <w:left w:w="85" w:type="dxa"/>
              <w:bottom w:w="36" w:type="dxa"/>
              <w:right w:w="85" w:type="dxa"/>
            </w:tcMar>
          </w:tcPr>
          <w:p w14:paraId="5C37CE56" w14:textId="77777777" w:rsidR="000510BE" w:rsidRPr="005A6390" w:rsidRDefault="00000000">
            <w:pPr>
              <w:spacing w:after="0" w:line="215" w:lineRule="auto"/>
              <w:rPr>
                <w:lang w:val="en-GB"/>
              </w:rPr>
            </w:pPr>
            <w:r w:rsidRPr="005A6390">
              <w:rPr>
                <w:sz w:val="16"/>
                <w:szCs w:val="16"/>
                <w:lang w:val="en-GB"/>
              </w:rPr>
              <w:t>Founded approx. five years ago; processes still emerging</w:t>
            </w:r>
          </w:p>
        </w:tc>
      </w:tr>
      <w:tr w:rsidR="000510BE" w:rsidRPr="005A6390" w14:paraId="5F686529" w14:textId="77777777">
        <w:tc>
          <w:tcPr>
            <w:tcW w:w="2200" w:type="dxa"/>
            <w:tcMar>
              <w:top w:w="36" w:type="dxa"/>
              <w:left w:w="85" w:type="dxa"/>
              <w:bottom w:w="36" w:type="dxa"/>
              <w:right w:w="85" w:type="dxa"/>
            </w:tcMar>
          </w:tcPr>
          <w:p w14:paraId="15833A18" w14:textId="77777777" w:rsidR="000510BE" w:rsidRPr="005A6390" w:rsidRDefault="00000000">
            <w:pPr>
              <w:spacing w:after="0" w:line="215" w:lineRule="auto"/>
              <w:rPr>
                <w:lang w:val="en-GB"/>
              </w:rPr>
            </w:pPr>
            <w:r w:rsidRPr="005A6390">
              <w:rPr>
                <w:sz w:val="16"/>
                <w:szCs w:val="16"/>
                <w:lang w:val="en-GB"/>
              </w:rPr>
              <w:t>Studied unit</w:t>
            </w:r>
          </w:p>
        </w:tc>
        <w:tc>
          <w:tcPr>
            <w:tcW w:w="3719" w:type="dxa"/>
            <w:tcMar>
              <w:top w:w="36" w:type="dxa"/>
              <w:left w:w="85" w:type="dxa"/>
              <w:bottom w:w="36" w:type="dxa"/>
              <w:right w:w="85" w:type="dxa"/>
            </w:tcMar>
          </w:tcPr>
          <w:p w14:paraId="66585ABF" w14:textId="77777777" w:rsidR="000510BE" w:rsidRPr="005A6390" w:rsidRDefault="00000000">
            <w:pPr>
              <w:spacing w:after="0" w:line="215" w:lineRule="auto"/>
              <w:rPr>
                <w:lang w:val="en-GB"/>
              </w:rPr>
            </w:pPr>
            <w:r w:rsidRPr="005A6390">
              <w:rPr>
                <w:sz w:val="16"/>
                <w:szCs w:val="16"/>
                <w:lang w:val="en-GB"/>
              </w:rPr>
              <w:t>Web front-end engineering team: team lead, requirements engineer, senior developer, four developers (three of them nearshore, in Poland, Slovakia and Canada), two apprentices</w:t>
            </w:r>
          </w:p>
        </w:tc>
        <w:tc>
          <w:tcPr>
            <w:tcW w:w="3719" w:type="dxa"/>
            <w:tcMar>
              <w:top w:w="36" w:type="dxa"/>
              <w:left w:w="85" w:type="dxa"/>
              <w:bottom w:w="36" w:type="dxa"/>
              <w:right w:w="85" w:type="dxa"/>
            </w:tcMar>
          </w:tcPr>
          <w:p w14:paraId="669E3BC8" w14:textId="77777777" w:rsidR="000510BE" w:rsidRPr="005A6390" w:rsidRDefault="00000000">
            <w:pPr>
              <w:spacing w:after="0" w:line="215" w:lineRule="auto"/>
              <w:rPr>
                <w:lang w:val="en-GB"/>
              </w:rPr>
            </w:pPr>
            <w:commentRangeStart w:id="12"/>
            <w:r w:rsidRPr="005A6390">
              <w:rPr>
                <w:sz w:val="16"/>
                <w:szCs w:val="16"/>
                <w:lang w:val="en-GB"/>
              </w:rPr>
              <w:t>Whole company: three-person leadership team, project engineers, one software/data engineer; approx. seven staff</w:t>
            </w:r>
            <w:commentRangeEnd w:id="12"/>
            <w:r>
              <w:rPr>
                <w:rStyle w:val="CommentReference"/>
              </w:rPr>
              <w:commentReference w:id="12"/>
            </w:r>
          </w:p>
        </w:tc>
      </w:tr>
      <w:tr w:rsidR="000510BE" w:rsidRPr="005A6390" w14:paraId="213C5407" w14:textId="77777777">
        <w:tc>
          <w:tcPr>
            <w:tcW w:w="2200" w:type="dxa"/>
            <w:tcMar>
              <w:top w:w="36" w:type="dxa"/>
              <w:left w:w="85" w:type="dxa"/>
              <w:bottom w:w="36" w:type="dxa"/>
              <w:right w:w="85" w:type="dxa"/>
            </w:tcMar>
          </w:tcPr>
          <w:p w14:paraId="42FDB940" w14:textId="77777777" w:rsidR="000510BE" w:rsidRPr="005A6390" w:rsidRDefault="00000000">
            <w:pPr>
              <w:spacing w:after="0" w:line="215" w:lineRule="auto"/>
              <w:rPr>
                <w:lang w:val="en-GB"/>
              </w:rPr>
            </w:pPr>
            <w:r w:rsidRPr="005A6390">
              <w:rPr>
                <w:sz w:val="16"/>
                <w:szCs w:val="16"/>
                <w:lang w:val="en-GB"/>
              </w:rPr>
              <w:t>Remote history</w:t>
            </w:r>
          </w:p>
        </w:tc>
        <w:tc>
          <w:tcPr>
            <w:tcW w:w="3719" w:type="dxa"/>
            <w:tcMar>
              <w:top w:w="36" w:type="dxa"/>
              <w:left w:w="85" w:type="dxa"/>
              <w:bottom w:w="36" w:type="dxa"/>
              <w:right w:w="85" w:type="dxa"/>
            </w:tcMar>
          </w:tcPr>
          <w:p w14:paraId="1AB8A08C" w14:textId="77777777" w:rsidR="000510BE" w:rsidRPr="005A6390" w:rsidRDefault="00000000">
            <w:pPr>
              <w:spacing w:after="0" w:line="215" w:lineRule="auto"/>
              <w:rPr>
                <w:lang w:val="en-GB"/>
              </w:rPr>
            </w:pPr>
            <w:r w:rsidRPr="005A6390">
              <w:rPr>
                <w:sz w:val="16"/>
                <w:szCs w:val="16"/>
                <w:lang w:val="en-GB"/>
              </w:rPr>
              <w:t>Distributed and home-based work practised long before COVID-19; team lead has worked from home for approx. 20 years</w:t>
            </w:r>
          </w:p>
        </w:tc>
        <w:tc>
          <w:tcPr>
            <w:tcW w:w="3719" w:type="dxa"/>
            <w:tcMar>
              <w:top w:w="36" w:type="dxa"/>
              <w:left w:w="85" w:type="dxa"/>
              <w:bottom w:w="36" w:type="dxa"/>
              <w:right w:w="85" w:type="dxa"/>
            </w:tcMar>
          </w:tcPr>
          <w:p w14:paraId="37F3DB99" w14:textId="77777777" w:rsidR="000510BE" w:rsidRPr="005A6390" w:rsidRDefault="00000000">
            <w:pPr>
              <w:spacing w:after="0" w:line="215" w:lineRule="auto"/>
              <w:rPr>
                <w:lang w:val="en-GB"/>
              </w:rPr>
            </w:pPr>
            <w:r w:rsidRPr="005A6390">
              <w:rPr>
                <w:sz w:val="16"/>
                <w:szCs w:val="16"/>
                <w:lang w:val="en-GB"/>
              </w:rPr>
              <w:t>Fully co-located before COVID-19; hybrid work adopted afterwards without accompanying rules</w:t>
            </w:r>
          </w:p>
        </w:tc>
      </w:tr>
      <w:tr w:rsidR="000510BE" w:rsidRPr="005A6390" w14:paraId="58C16510" w14:textId="77777777">
        <w:tc>
          <w:tcPr>
            <w:tcW w:w="2200" w:type="dxa"/>
            <w:tcMar>
              <w:top w:w="36" w:type="dxa"/>
              <w:left w:w="85" w:type="dxa"/>
              <w:bottom w:w="36" w:type="dxa"/>
              <w:right w:w="85" w:type="dxa"/>
            </w:tcMar>
          </w:tcPr>
          <w:p w14:paraId="2270430C" w14:textId="77777777" w:rsidR="000510BE" w:rsidRPr="005A6390" w:rsidRDefault="00000000">
            <w:pPr>
              <w:spacing w:after="0" w:line="215" w:lineRule="auto"/>
              <w:rPr>
                <w:lang w:val="en-GB"/>
              </w:rPr>
            </w:pPr>
            <w:r w:rsidRPr="005A6390">
              <w:rPr>
                <w:sz w:val="16"/>
                <w:szCs w:val="16"/>
                <w:lang w:val="en-GB"/>
              </w:rPr>
              <w:t>Work-mode rule (baseline)</w:t>
            </w:r>
          </w:p>
        </w:tc>
        <w:tc>
          <w:tcPr>
            <w:tcW w:w="3719" w:type="dxa"/>
            <w:tcMar>
              <w:top w:w="36" w:type="dxa"/>
              <w:left w:w="85" w:type="dxa"/>
              <w:bottom w:w="36" w:type="dxa"/>
              <w:right w:w="85" w:type="dxa"/>
            </w:tcMar>
          </w:tcPr>
          <w:p w14:paraId="47C8E72B" w14:textId="77777777" w:rsidR="000510BE" w:rsidRPr="005A6390" w:rsidRDefault="00000000">
            <w:pPr>
              <w:spacing w:after="0" w:line="215" w:lineRule="auto"/>
              <w:rPr>
                <w:lang w:val="en-GB"/>
              </w:rPr>
            </w:pPr>
            <w:r w:rsidRPr="005A6390">
              <w:rPr>
                <w:sz w:val="16"/>
                <w:szCs w:val="16"/>
                <w:lang w:val="en-GB"/>
              </w:rPr>
              <w:t>Explicit team rule of two office days and three home days; fixed Tuesday presence day; apprentices on site full time</w:t>
            </w:r>
          </w:p>
        </w:tc>
        <w:tc>
          <w:tcPr>
            <w:tcW w:w="3719" w:type="dxa"/>
            <w:tcMar>
              <w:top w:w="36" w:type="dxa"/>
              <w:left w:w="85" w:type="dxa"/>
              <w:bottom w:w="36" w:type="dxa"/>
              <w:right w:w="85" w:type="dxa"/>
            </w:tcMar>
          </w:tcPr>
          <w:p w14:paraId="0159453A" w14:textId="77777777" w:rsidR="000510BE" w:rsidRPr="005A6390" w:rsidRDefault="00000000">
            <w:pPr>
              <w:spacing w:after="0" w:line="215" w:lineRule="auto"/>
              <w:rPr>
                <w:lang w:val="en-GB"/>
              </w:rPr>
            </w:pPr>
            <w:r w:rsidRPr="005A6390">
              <w:rPr>
                <w:sz w:val="16"/>
                <w:szCs w:val="16"/>
                <w:lang w:val="en-GB"/>
              </w:rPr>
              <w:t>No fixed office days; individual split ranging from 10 % to 75 % home office</w:t>
            </w:r>
          </w:p>
        </w:tc>
      </w:tr>
      <w:tr w:rsidR="000510BE" w:rsidRPr="005A6390" w14:paraId="39ECCE16" w14:textId="77777777">
        <w:tc>
          <w:tcPr>
            <w:tcW w:w="2200" w:type="dxa"/>
            <w:tcMar>
              <w:top w:w="36" w:type="dxa"/>
              <w:left w:w="85" w:type="dxa"/>
              <w:bottom w:w="36" w:type="dxa"/>
              <w:right w:w="85" w:type="dxa"/>
            </w:tcMar>
          </w:tcPr>
          <w:p w14:paraId="0E4EE9FD" w14:textId="77777777" w:rsidR="000510BE" w:rsidRPr="005A6390" w:rsidRDefault="00000000">
            <w:pPr>
              <w:spacing w:after="0" w:line="215" w:lineRule="auto"/>
              <w:rPr>
                <w:lang w:val="en-GB"/>
              </w:rPr>
            </w:pPr>
            <w:r w:rsidRPr="005A6390">
              <w:rPr>
                <w:sz w:val="16"/>
                <w:szCs w:val="16"/>
                <w:lang w:val="en-GB"/>
              </w:rPr>
              <w:t>Tooling (baseline)</w:t>
            </w:r>
          </w:p>
        </w:tc>
        <w:tc>
          <w:tcPr>
            <w:tcW w:w="3719" w:type="dxa"/>
            <w:tcMar>
              <w:top w:w="36" w:type="dxa"/>
              <w:left w:w="85" w:type="dxa"/>
              <w:bottom w:w="36" w:type="dxa"/>
              <w:right w:w="85" w:type="dxa"/>
            </w:tcMar>
          </w:tcPr>
          <w:p w14:paraId="04733F51" w14:textId="77777777" w:rsidR="000510BE" w:rsidRPr="005A6390" w:rsidRDefault="00000000">
            <w:pPr>
              <w:spacing w:after="0" w:line="215" w:lineRule="auto"/>
              <w:rPr>
                <w:lang w:val="en-GB"/>
              </w:rPr>
            </w:pPr>
            <w:r w:rsidRPr="005A6390">
              <w:rPr>
                <w:sz w:val="16"/>
                <w:szCs w:val="16"/>
                <w:lang w:val="en-GB"/>
              </w:rPr>
              <w:t>Microsoft Teams; GitLab for issues and for versioned Markdown documentation; JetBrains IDEs</w:t>
            </w:r>
          </w:p>
        </w:tc>
        <w:tc>
          <w:tcPr>
            <w:tcW w:w="3719" w:type="dxa"/>
            <w:tcMar>
              <w:top w:w="36" w:type="dxa"/>
              <w:left w:w="85" w:type="dxa"/>
              <w:bottom w:w="36" w:type="dxa"/>
              <w:right w:w="85" w:type="dxa"/>
            </w:tcMar>
          </w:tcPr>
          <w:p w14:paraId="5450C6F0" w14:textId="77777777" w:rsidR="000510BE" w:rsidRPr="005A6390" w:rsidRDefault="00000000">
            <w:pPr>
              <w:spacing w:after="0" w:line="215" w:lineRule="auto"/>
              <w:rPr>
                <w:lang w:val="en-GB"/>
              </w:rPr>
            </w:pPr>
            <w:r w:rsidRPr="005A6390">
              <w:rPr>
                <w:sz w:val="16"/>
                <w:szCs w:val="16"/>
                <w:lang w:val="en-GB"/>
              </w:rPr>
              <w:t>Microsoft Teams as the single channel; shared file server; no ticketing or project-management tool</w:t>
            </w:r>
          </w:p>
        </w:tc>
      </w:tr>
      <w:tr w:rsidR="000510BE" w:rsidRPr="005A6390" w14:paraId="6C212D94" w14:textId="77777777">
        <w:tc>
          <w:tcPr>
            <w:tcW w:w="2200" w:type="dxa"/>
            <w:tcMar>
              <w:top w:w="36" w:type="dxa"/>
              <w:left w:w="85" w:type="dxa"/>
              <w:bottom w:w="36" w:type="dxa"/>
              <w:right w:w="85" w:type="dxa"/>
            </w:tcMar>
          </w:tcPr>
          <w:p w14:paraId="4CAB0738" w14:textId="77777777" w:rsidR="000510BE" w:rsidRPr="005A6390" w:rsidRDefault="00000000">
            <w:pPr>
              <w:spacing w:after="0" w:line="215" w:lineRule="auto"/>
              <w:rPr>
                <w:lang w:val="en-GB"/>
              </w:rPr>
            </w:pPr>
            <w:r w:rsidRPr="005A6390">
              <w:rPr>
                <w:sz w:val="16"/>
                <w:szCs w:val="16"/>
                <w:lang w:val="en-GB"/>
              </w:rPr>
              <w:t>Baseline interviews</w:t>
            </w:r>
          </w:p>
        </w:tc>
        <w:tc>
          <w:tcPr>
            <w:tcW w:w="3719" w:type="dxa"/>
            <w:tcMar>
              <w:top w:w="36" w:type="dxa"/>
              <w:left w:w="85" w:type="dxa"/>
              <w:bottom w:w="36" w:type="dxa"/>
              <w:right w:w="85" w:type="dxa"/>
            </w:tcMar>
          </w:tcPr>
          <w:p w14:paraId="5840D864" w14:textId="77777777" w:rsidR="000510BE" w:rsidRPr="005A6390" w:rsidRDefault="00000000">
            <w:pPr>
              <w:spacing w:after="0" w:line="215" w:lineRule="auto"/>
              <w:rPr>
                <w:lang w:val="en-GB"/>
              </w:rPr>
            </w:pPr>
            <w:r w:rsidRPr="005A6390">
              <w:rPr>
                <w:sz w:val="16"/>
                <w:szCs w:val="16"/>
                <w:lang w:val="en-GB"/>
              </w:rPr>
              <w:t>S1 (team lead), S2 (requirements/concept), S3 (senior developer); 9–12 Feb 2026</w:t>
            </w:r>
          </w:p>
        </w:tc>
        <w:tc>
          <w:tcPr>
            <w:tcW w:w="3719" w:type="dxa"/>
            <w:tcMar>
              <w:top w:w="36" w:type="dxa"/>
              <w:left w:w="85" w:type="dxa"/>
              <w:bottom w:w="36" w:type="dxa"/>
              <w:right w:w="85" w:type="dxa"/>
            </w:tcMar>
          </w:tcPr>
          <w:p w14:paraId="4ABA677E" w14:textId="77777777" w:rsidR="000510BE" w:rsidRPr="005A6390" w:rsidRDefault="00000000">
            <w:pPr>
              <w:spacing w:after="0" w:line="215" w:lineRule="auto"/>
              <w:rPr>
                <w:lang w:val="en-GB"/>
              </w:rPr>
            </w:pPr>
            <w:r w:rsidRPr="005A6390">
              <w:rPr>
                <w:sz w:val="16"/>
                <w:szCs w:val="16"/>
                <w:lang w:val="en-GB"/>
              </w:rPr>
              <w:t>P1 (managing director), P2 (business-unit lead), P3, P4 (project/software engineers); 25–26 Mar 2026</w:t>
            </w:r>
          </w:p>
        </w:tc>
      </w:tr>
      <w:tr w:rsidR="000510BE" w:rsidRPr="005A6390" w14:paraId="6EC2A714" w14:textId="77777777">
        <w:tc>
          <w:tcPr>
            <w:tcW w:w="2200" w:type="dxa"/>
            <w:tcMar>
              <w:top w:w="36" w:type="dxa"/>
              <w:left w:w="85" w:type="dxa"/>
              <w:bottom w:w="36" w:type="dxa"/>
              <w:right w:w="85" w:type="dxa"/>
            </w:tcMar>
          </w:tcPr>
          <w:p w14:paraId="4FDE7AAE" w14:textId="77777777" w:rsidR="000510BE" w:rsidRPr="000072B0" w:rsidRDefault="00000000">
            <w:pPr>
              <w:spacing w:after="0" w:line="215" w:lineRule="auto"/>
              <w:rPr>
                <w:color w:val="A02B93" w:themeColor="accent5"/>
                <w:lang w:val="en-GB"/>
                <w:rPrChange w:id="4" w:author="Müller, Katharina" w:date="2026-09-26T09:00:00Z" w16du:dateUtc="2026-09-26T07:00:00Z">
                  <w:rPr>
                    <w:lang w:val="en-GB"/>
                  </w:rPr>
                </w:rPrChange>
              </w:rPr>
            </w:pPr>
            <w:r w:rsidRPr="000072B0">
              <w:rPr>
                <w:color w:val="A02B93" w:themeColor="accent5"/>
                <w:sz w:val="16"/>
                <w:szCs w:val="16"/>
                <w:lang w:val="en-GB"/>
                <w:rPrChange w:id="5" w:author="Müller, Katharina" w:date="2026-09-26T09:00:00Z" w16du:dateUtc="2026-09-26T07:00:00Z">
                  <w:rPr>
                    <w:sz w:val="16"/>
                    <w:szCs w:val="16"/>
                    <w:lang w:val="en-GB"/>
                  </w:rPr>
                </w:rPrChange>
              </w:rPr>
              <w:t>Survey respondents</w:t>
            </w:r>
          </w:p>
        </w:tc>
        <w:tc>
          <w:tcPr>
            <w:tcW w:w="3719" w:type="dxa"/>
            <w:tcMar>
              <w:top w:w="36" w:type="dxa"/>
              <w:left w:w="85" w:type="dxa"/>
              <w:bottom w:w="36" w:type="dxa"/>
              <w:right w:w="85" w:type="dxa"/>
            </w:tcMar>
          </w:tcPr>
          <w:p w14:paraId="25153F0D" w14:textId="77777777" w:rsidR="000510BE" w:rsidRPr="000072B0" w:rsidRDefault="00000000">
            <w:pPr>
              <w:spacing w:after="0" w:line="215" w:lineRule="auto"/>
              <w:rPr>
                <w:color w:val="A02B93" w:themeColor="accent5"/>
                <w:lang w:val="en-GB"/>
                <w:rPrChange w:id="6" w:author="Müller, Katharina" w:date="2026-09-26T09:00:00Z" w16du:dateUtc="2026-09-26T07:00:00Z">
                  <w:rPr>
                    <w:lang w:val="en-GB"/>
                  </w:rPr>
                </w:rPrChange>
              </w:rPr>
            </w:pPr>
            <w:r w:rsidRPr="000072B0">
              <w:rPr>
                <w:color w:val="A02B93" w:themeColor="accent5"/>
                <w:sz w:val="16"/>
                <w:szCs w:val="16"/>
                <w:lang w:val="en-GB"/>
                <w:rPrChange w:id="7" w:author="Müller, Katharina" w:date="2026-09-26T09:00:00Z" w16du:dateUtc="2026-09-26T07:00:00Z">
                  <w:rPr>
                    <w:sz w:val="16"/>
                    <w:szCs w:val="16"/>
                    <w:lang w:val="en-GB"/>
                  </w:rPr>
                </w:rPrChange>
              </w:rPr>
              <w:t>W1 n = 8, W2 n = 5, W3 n = 4</w:t>
            </w:r>
          </w:p>
        </w:tc>
        <w:tc>
          <w:tcPr>
            <w:tcW w:w="3719" w:type="dxa"/>
            <w:tcMar>
              <w:top w:w="36" w:type="dxa"/>
              <w:left w:w="85" w:type="dxa"/>
              <w:bottom w:w="36" w:type="dxa"/>
              <w:right w:w="85" w:type="dxa"/>
            </w:tcMar>
          </w:tcPr>
          <w:p w14:paraId="3B20A765" w14:textId="77777777" w:rsidR="000510BE" w:rsidRPr="000072B0" w:rsidRDefault="00000000">
            <w:pPr>
              <w:spacing w:after="0" w:line="215" w:lineRule="auto"/>
              <w:rPr>
                <w:color w:val="A02B93" w:themeColor="accent5"/>
                <w:lang w:val="en-GB"/>
                <w:rPrChange w:id="8" w:author="Müller, Katharina" w:date="2026-09-26T09:00:00Z" w16du:dateUtc="2026-09-26T07:00:00Z">
                  <w:rPr>
                    <w:lang w:val="en-GB"/>
                  </w:rPr>
                </w:rPrChange>
              </w:rPr>
            </w:pPr>
            <w:r w:rsidRPr="000072B0">
              <w:rPr>
                <w:color w:val="A02B93" w:themeColor="accent5"/>
                <w:sz w:val="16"/>
                <w:szCs w:val="16"/>
                <w:lang w:val="en-GB"/>
                <w:rPrChange w:id="9" w:author="Müller, Katharina" w:date="2026-09-26T09:00:00Z" w16du:dateUtc="2026-09-26T07:00:00Z">
                  <w:rPr>
                    <w:sz w:val="16"/>
                    <w:szCs w:val="16"/>
                    <w:lang w:val="en-GB"/>
                  </w:rPr>
                </w:rPrChange>
              </w:rPr>
              <w:t>W1 n = 8, W2 n = 4, W3 n = 5</w:t>
            </w:r>
          </w:p>
        </w:tc>
      </w:tr>
    </w:tbl>
    <w:p w14:paraId="3C909EDB" w14:textId="77777777" w:rsidR="000510BE" w:rsidRPr="005A6390" w:rsidRDefault="00000000">
      <w:pPr>
        <w:spacing w:before="60" w:after="150" w:line="220" w:lineRule="auto"/>
        <w:rPr>
          <w:lang w:val="en-GB"/>
        </w:rPr>
      </w:pPr>
      <w:r w:rsidRPr="005A6390">
        <w:rPr>
          <w:color w:val="404752"/>
          <w:sz w:val="16"/>
          <w:szCs w:val="16"/>
          <w:lang w:val="en-GB"/>
        </w:rPr>
        <w:t>Table 1.  Characteristics of the two cases at baseline.</w:t>
      </w:r>
    </w:p>
    <w:p w14:paraId="132B0350" w14:textId="77777777" w:rsidR="000510BE" w:rsidRPr="005A6390" w:rsidRDefault="00000000">
      <w:pPr>
        <w:pStyle w:val="berschrift2"/>
        <w:spacing w:before="150" w:after="74"/>
        <w:rPr>
          <w:lang w:val="en-GB"/>
        </w:rPr>
      </w:pPr>
      <w:proofErr w:type="gramStart"/>
      <w:r w:rsidRPr="005A6390">
        <w:rPr>
          <w:b/>
          <w:bCs/>
          <w:color w:val="2B303A"/>
          <w:sz w:val="21"/>
          <w:szCs w:val="21"/>
          <w:lang w:val="en-GB"/>
        </w:rPr>
        <w:t>3.3  Data</w:t>
      </w:r>
      <w:proofErr w:type="gramEnd"/>
      <w:r w:rsidRPr="005A6390">
        <w:rPr>
          <w:b/>
          <w:bCs/>
          <w:color w:val="2B303A"/>
          <w:sz w:val="21"/>
          <w:szCs w:val="21"/>
          <w:lang w:val="en-GB"/>
        </w:rPr>
        <w:t xml:space="preserve"> collection</w:t>
      </w:r>
    </w:p>
    <w:p w14:paraId="742AE009" w14:textId="77777777" w:rsidR="000510BE" w:rsidRPr="005A6390" w:rsidRDefault="00000000">
      <w:pPr>
        <w:jc w:val="both"/>
        <w:rPr>
          <w:lang w:val="en-GB"/>
        </w:rPr>
      </w:pPr>
      <w:commentRangeStart w:id="4"/>
      <w:r w:rsidRPr="005A6390">
        <w:rPr>
          <w:lang w:val="en-GB"/>
        </w:rPr>
        <w:t>Data were collected in four steps (Figure 1), from four sources, which allows triangulation [30].</w:t>
      </w:r>
      <w:commentRangeEnd w:id="4"/>
      <w:r>
        <w:rPr>
          <w:rStyle w:val="CommentReference"/>
        </w:rPr>
        <w:commentReference w:id="4"/>
      </w:r>
    </w:p>
    <w:p w14:paraId="2BE1C084" w14:textId="77777777" w:rsidR="000510BE" w:rsidRPr="005A6390" w:rsidRDefault="00000000">
      <w:pPr>
        <w:jc w:val="both"/>
        <w:rPr>
          <w:lang w:val="en-GB"/>
        </w:rPr>
      </w:pPr>
      <w:r w:rsidRPr="005A6390">
        <w:rPr>
          <w:b/>
          <w:bCs/>
          <w:lang w:val="en-GB"/>
        </w:rPr>
        <w:t xml:space="preserve">Baseline interviews. </w:t>
      </w:r>
      <w:r w:rsidRPr="005A6390">
        <w:rPr>
          <w:lang w:val="en-GB"/>
        </w:rPr>
        <w:t xml:space="preserve">Seven semi-structured interviews were conducted remotely via Microsoft Teams in February and March 2026, each lasting 30–45 minutes, audio-recorded and transcribed verbatim. The protocol contained twenty questions covering the four challenge categories of our earlier work [1] and asked the interviewee to rate each of eighteen statements on a five-point agreement scale, followed by an open follow-up. The interviews therefore serve </w:t>
      </w:r>
      <w:r w:rsidRPr="005A6390">
        <w:rPr>
          <w:lang w:val="en-GB"/>
        </w:rPr>
        <w:lastRenderedPageBreak/>
        <w:t>both as qualitative material and as a pre-intervention calibration of the instrument. Transcripts were analysed thematically following Braun and Clarke [29].</w:t>
      </w:r>
    </w:p>
    <w:p w14:paraId="0EA35C8D" w14:textId="77777777" w:rsidR="000510BE" w:rsidRPr="005A6390" w:rsidRDefault="00000000">
      <w:pPr>
        <w:jc w:val="both"/>
        <w:rPr>
          <w:lang w:val="en-GB"/>
        </w:rPr>
      </w:pPr>
      <w:r w:rsidRPr="005A6390">
        <w:rPr>
          <w:b/>
          <w:bCs/>
          <w:lang w:val="en-GB"/>
        </w:rPr>
        <w:t xml:space="preserve">Feedback workshop. </w:t>
      </w:r>
      <w:r w:rsidRPr="005A6390">
        <w:rPr>
          <w:lang w:val="en-GB"/>
        </w:rPr>
        <w:t>For each case the analysis was condensed into a results presentation that paired every observed problem with the best practice from the handbook [2] that addresses it and with concrete implementation options. The presentations were held on 20 February 2026 (SEP) and 18 April 2026 (PE). Recommending a prioritised sequence was deliberate: the handbook orders practices by theme, not by adoption cost.</w:t>
      </w:r>
    </w:p>
    <w:p w14:paraId="2C224379" w14:textId="77777777" w:rsidR="000510BE" w:rsidRPr="005A6390" w:rsidRDefault="00000000">
      <w:pPr>
        <w:jc w:val="both"/>
        <w:rPr>
          <w:lang w:val="en-GB"/>
        </w:rPr>
      </w:pPr>
      <w:r w:rsidRPr="005A6390">
        <w:rPr>
          <w:b/>
          <w:bCs/>
          <w:lang w:val="en-GB"/>
        </w:rPr>
        <w:t xml:space="preserve">Team retrospective. </w:t>
      </w:r>
      <w:r w:rsidRPr="005A6390">
        <w:rPr>
          <w:lang w:val="en-GB"/>
        </w:rPr>
        <w:t>The measures were then taken into a facilitated team retrospective — 4 May 2026 at PE, 6 May 2026 at SEP — in which the team itself selected, refined and committed to the measures it would adopt. This step was methodologically deliberate. Participation is the strongest known predictor of success in process-improvement initiatives [36], and an intervention that a team has not chosen evaluates the researcher's persuasiveness rather than the practice.</w:t>
      </w:r>
    </w:p>
    <w:p w14:paraId="39833FEA" w14:textId="77777777" w:rsidR="000510BE" w:rsidRPr="006A744A" w:rsidRDefault="00000000">
      <w:pPr>
        <w:jc w:val="both"/>
        <w:rPr>
          <w:color w:val="A02B93" w:themeColor="accent5"/>
          <w:lang w:val="en-GB"/>
          <w:rPrChange w:id="10" w:author="Müller, Katharina" w:date="2026-09-26T09:03:00Z" w16du:dateUtc="2026-09-26T07:03:00Z">
            <w:rPr>
              <w:lang w:val="en-GB"/>
            </w:rPr>
          </w:rPrChange>
        </w:rPr>
      </w:pPr>
      <w:r w:rsidRPr="005A6390">
        <w:rPr>
          <w:b/>
          <w:bCs/>
          <w:lang w:val="en-GB"/>
        </w:rPr>
        <w:t xml:space="preserve">Monitoring waves. </w:t>
      </w:r>
      <w:r w:rsidRPr="005A6390">
        <w:rPr>
          <w:lang w:val="en-GB"/>
        </w:rPr>
        <w:t xml:space="preserve">From June 2026 onwards the same eighteen Likert items were administered to every team member once a month through an online survey, together with three open questions on role, work split and perceived support and improvement potential. </w:t>
      </w:r>
      <w:r w:rsidRPr="006A744A">
        <w:rPr>
          <w:color w:val="A02B93" w:themeColor="accent5"/>
          <w:lang w:val="en-GB"/>
          <w:rPrChange w:id="11" w:author="Müller, Katharina" w:date="2026-09-26T09:02:00Z" w16du:dateUtc="2026-09-26T07:02:00Z">
            <w:rPr>
              <w:lang w:val="en-GB"/>
            </w:rPr>
          </w:rPrChange>
        </w:rPr>
        <w:t xml:space="preserve">Three waves were completed: June (W1), July (W2) and August (W3). </w:t>
      </w:r>
      <w:r w:rsidRPr="005A6390">
        <w:rPr>
          <w:lang w:val="en-GB"/>
        </w:rPr>
        <w:t xml:space="preserve">Participation was voluntary and anonymous. Two management follow-up meetings </w:t>
      </w:r>
      <w:proofErr w:type="gramStart"/>
      <w:r w:rsidRPr="005A6390">
        <w:rPr>
          <w:lang w:val="en-GB"/>
        </w:rPr>
        <w:t>at</w:t>
      </w:r>
      <w:proofErr w:type="gramEnd"/>
      <w:r w:rsidRPr="005A6390">
        <w:rPr>
          <w:lang w:val="en-GB"/>
        </w:rPr>
        <w:t xml:space="preserve"> SEP (20 May and 6 July 2026) documented the implementation status of each measure; </w:t>
      </w:r>
      <w:r w:rsidRPr="006A744A">
        <w:rPr>
          <w:color w:val="A02B93" w:themeColor="accent5"/>
          <w:lang w:val="en-GB"/>
          <w:rPrChange w:id="12" w:author="Müller, Katharina" w:date="2026-09-26T09:03:00Z" w16du:dateUtc="2026-09-26T07:03:00Z">
            <w:rPr>
              <w:lang w:val="en-GB"/>
            </w:rPr>
          </w:rPrChange>
        </w:rPr>
        <w:t>the corresponding status at PE was captured in the retrospective's action list and in the open survey answers.</w:t>
      </w:r>
    </w:p>
    <w:p w14:paraId="7B37CE5E" w14:textId="77777777" w:rsidR="000510BE" w:rsidRPr="005A6390" w:rsidRDefault="00000000">
      <w:pPr>
        <w:pStyle w:val="berschrift2"/>
        <w:spacing w:before="150" w:after="74"/>
        <w:rPr>
          <w:lang w:val="en-GB"/>
        </w:rPr>
      </w:pPr>
      <w:proofErr w:type="gramStart"/>
      <w:r w:rsidRPr="005A6390">
        <w:rPr>
          <w:b/>
          <w:bCs/>
          <w:color w:val="2B303A"/>
          <w:sz w:val="21"/>
          <w:szCs w:val="21"/>
          <w:lang w:val="en-GB"/>
        </w:rPr>
        <w:t>3.4  Instrument</w:t>
      </w:r>
      <w:proofErr w:type="gramEnd"/>
      <w:r w:rsidRPr="005A6390">
        <w:rPr>
          <w:b/>
          <w:bCs/>
          <w:color w:val="2B303A"/>
          <w:sz w:val="21"/>
          <w:szCs w:val="21"/>
          <w:lang w:val="en-GB"/>
        </w:rPr>
        <w:t xml:space="preserve"> and analysis</w:t>
      </w:r>
    </w:p>
    <w:p w14:paraId="26F4EE9A" w14:textId="77777777" w:rsidR="000510BE" w:rsidRPr="005A6390" w:rsidRDefault="00000000">
      <w:pPr>
        <w:jc w:val="both"/>
        <w:rPr>
          <w:lang w:val="en-GB"/>
        </w:rPr>
      </w:pPr>
      <w:commentRangeStart w:id="20"/>
      <w:commentRangeStart w:id="27"/>
      <w:r w:rsidRPr="005A6390">
        <w:rPr>
          <w:lang w:val="en-GB"/>
        </w:rPr>
        <w:t xml:space="preserve">The eighteen items were derived from the goal and KPI section of the handbook, so that each item maps to at least one proposed best practice; four items (Q12, Q20, Q21 and, at the construct level, Q18/Q19 in PE) function as outcome or control measures. The item-to-practice mapping is shown in Table 3 and was fixed before the follow-up waves were analysed. Items were grouped into eight constructs: C1 communication norms (Q4–Q6), C2 information and decision transparency (Q7–Q8), C3 collaboration and </w:t>
      </w:r>
      <w:commentRangeEnd w:id="27"/>
      <w:r>
        <w:rPr>
          <w:rStyle w:val="CommentReference"/>
        </w:rPr>
        <w:commentReference w:id="27"/>
      </w:r>
      <w:commentRangeEnd w:id="20"/>
      <w:r>
        <w:rPr>
          <w:rStyle w:val="CommentReference"/>
        </w:rPr>
        <w:commentReference w:id="20"/>
      </w:r>
      <w:proofErr w:type="spellStart"/>
      <w:r w:rsidRPr="005A6390">
        <w:rPr>
          <w:lang w:val="en-GB"/>
        </w:rPr>
        <w:t>asynchronicity</w:t>
      </w:r>
      <w:proofErr w:type="spellEnd"/>
      <w:commentRangeStart w:id="7"/>
      <w:r w:rsidRPr="005A6390">
        <w:rPr>
          <w:lang w:val="en-GB"/>
        </w:rPr>
        <w:t xml:space="preserve"> (Q9–Q10), C4 focus and boundaries (Q11–Q12), C5 autonomy and leadership (Q13–Q15), C6 goal clarity (Q16–Q17), C7 belonging and relationships (Q18–Q19), and C8 perceived outcomes (Q20–Q21). Internal consistency of the eighteen-item index across the eighteen complete respondent records is acceptable (Cronbach's α = .84).</w:t>
      </w:r>
      <w:commentRangeEnd w:id="7"/>
      <w:r>
        <w:rPr>
          <w:rStyle w:val="CommentReference"/>
        </w:rPr>
        <w:commentReference w:id="7"/>
      </w:r>
    </w:p>
    <w:p w14:paraId="1D724691" w14:textId="77777777" w:rsidR="000510BE" w:rsidRPr="005A6390" w:rsidRDefault="00000000">
      <w:pPr>
        <w:jc w:val="both"/>
        <w:rPr>
          <w:lang w:val="en-GB"/>
        </w:rPr>
      </w:pPr>
      <w:commentRangeStart w:id="3"/>
      <w:r w:rsidRPr="005A6390">
        <w:rPr>
          <w:lang w:val="en-GB"/>
        </w:rPr>
        <w:t>Because the surveys were anonymous, the waves are repeated cross-sections rather than a panel; no respondent-level pairing is possible. We therefore report item means per wave, differences between W3 and W1, and, as a conservative check, two-sided Mann–Whitney U tests comparing the W3 and W1 response distributions, with r = |z| / √N as the effect size. Treating Likert means as interval data is contested [31] but defensible for aggregated multi-item scales [32]; we mitigate the risk by also reporting a distribution-free sign test over the direction of change across items. Given group sizes of four to eight, no result should be read as a significance test in the confirmatory sense; the statistics describe the strength of a pattern, and the pattern itself — which items move and which do not — carries the inferential weight.</w:t>
      </w:r>
      <w:commentRangeEnd w:id="3"/>
      <w:r>
        <w:rPr>
          <w:rStyle w:val="CommentReference"/>
        </w:rPr>
        <w:commentReference w:id="3"/>
      </w:r>
    </w:p>
    <w:p w14:paraId="4409DA21" w14:textId="77777777" w:rsidR="000510BE" w:rsidRPr="005A6390" w:rsidRDefault="00000000">
      <w:pPr>
        <w:jc w:val="both"/>
        <w:rPr>
          <w:lang w:val="en-GB"/>
        </w:rPr>
      </w:pPr>
      <w:r w:rsidRPr="005A6390">
        <w:rPr>
          <w:lang w:val="en-GB"/>
        </w:rPr>
        <w:t>Following Yin, each finding was checked against rival explanations [22], [24]: seasonal effects, changes in team composition, self-selection of respondents, general research-participation effects [33], and concurrent organisational changes unrelated to the intervention. Section 5 reports how each rival fared.</w:t>
      </w:r>
    </w:p>
    <w:p w14:paraId="4901F955" w14:textId="77777777" w:rsidR="000510BE" w:rsidRPr="005A6390" w:rsidRDefault="00000000">
      <w:pPr>
        <w:pStyle w:val="berschrift1"/>
        <w:spacing w:before="200" w:after="96"/>
        <w:rPr>
          <w:lang w:val="en-GB"/>
        </w:rPr>
      </w:pPr>
      <w:proofErr w:type="gramStart"/>
      <w:r w:rsidRPr="005A6390">
        <w:rPr>
          <w:b/>
          <w:bCs/>
          <w:color w:val="1F3A5F"/>
          <w:sz w:val="24"/>
          <w:szCs w:val="24"/>
          <w:lang w:val="en-GB"/>
        </w:rPr>
        <w:t>4  Results</w:t>
      </w:r>
      <w:proofErr w:type="gramEnd"/>
    </w:p>
    <w:p w14:paraId="6BC70772" w14:textId="77777777" w:rsidR="000510BE" w:rsidRPr="005A6390" w:rsidRDefault="00000000">
      <w:pPr>
        <w:pStyle w:val="berschrift2"/>
        <w:spacing w:before="150" w:after="74"/>
        <w:rPr>
          <w:lang w:val="en-GB"/>
        </w:rPr>
      </w:pPr>
      <w:proofErr w:type="gramStart"/>
      <w:r w:rsidRPr="005A6390">
        <w:rPr>
          <w:b/>
          <w:bCs/>
          <w:color w:val="2B303A"/>
          <w:sz w:val="21"/>
          <w:szCs w:val="21"/>
          <w:lang w:val="en-GB"/>
        </w:rPr>
        <w:t>4.1  Baseline</w:t>
      </w:r>
      <w:proofErr w:type="gramEnd"/>
      <w:r w:rsidRPr="005A6390">
        <w:rPr>
          <w:b/>
          <w:bCs/>
          <w:color w:val="2B303A"/>
          <w:sz w:val="21"/>
          <w:szCs w:val="21"/>
          <w:lang w:val="en-GB"/>
        </w:rPr>
        <w:t>: the deficit is in explicit norms, not in people</w:t>
      </w:r>
    </w:p>
    <w:p w14:paraId="4D758AE3" w14:textId="77777777" w:rsidR="000510BE" w:rsidRPr="005A6390" w:rsidRDefault="00000000">
      <w:pPr>
        <w:jc w:val="both"/>
        <w:rPr>
          <w:lang w:val="en-GB"/>
        </w:rPr>
      </w:pPr>
      <w:r w:rsidRPr="005A6390">
        <w:rPr>
          <w:lang w:val="en-GB"/>
        </w:rPr>
        <w:t>Across both cases the baseline interviews converge on a single diagnosis. The lowest-rated items in every interview were the traceability of decisions and the existence of meeting and communication rules, while work–life balance, empowerment and belonging were rated at the top of the scale. Remote work had not damaged the social fabric of either team; it had exposed the absence of explicit norms and of an information architecture that had previously been supplied by physical proximity — the substitution that de Souza Santos and Ralph describe [10].</w:t>
      </w:r>
    </w:p>
    <w:p w14:paraId="315E04A7" w14:textId="77777777" w:rsidR="000510BE" w:rsidRPr="005A6390" w:rsidRDefault="00000000">
      <w:pPr>
        <w:jc w:val="both"/>
        <w:rPr>
          <w:lang w:val="en-GB"/>
        </w:rPr>
      </w:pPr>
      <w:commentRangeStart w:id="21"/>
      <w:r w:rsidRPr="005A6390">
        <w:rPr>
          <w:lang w:val="en-GB"/>
        </w:rPr>
        <w:t>Both team leads described the same void when asked whether meeting rules helped them concentrate:</w:t>
      </w:r>
      <w:commentRangeEnd w:id="21"/>
      <w:r>
        <w:rPr>
          <w:rStyle w:val="CommentReference"/>
        </w:rPr>
        <w:commentReference w:id="21"/>
      </w:r>
    </w:p>
    <w:p w14:paraId="7EE53A81" w14:textId="77777777" w:rsidR="000510BE" w:rsidRPr="006A744A" w:rsidRDefault="00000000">
      <w:pPr>
        <w:spacing w:before="50" w:line="225" w:lineRule="auto"/>
        <w:ind w:left="340" w:right="240"/>
        <w:jc w:val="both"/>
        <w:rPr>
          <w:color w:val="A02B93" w:themeColor="accent5"/>
          <w:lang w:val="en-GB"/>
          <w:rPrChange w:id="13" w:author="Müller, Katharina" w:date="2026-09-26T09:07:00Z" w16du:dateUtc="2026-09-26T07:07:00Z">
            <w:rPr>
              <w:lang w:val="en-GB"/>
            </w:rPr>
          </w:rPrChange>
        </w:rPr>
      </w:pPr>
      <w:commentRangeStart w:id="18"/>
      <w:r w:rsidRPr="006A744A">
        <w:rPr>
          <w:i/>
          <w:iCs/>
          <w:color w:val="A02B93" w:themeColor="accent5"/>
          <w:sz w:val="18"/>
          <w:szCs w:val="18"/>
          <w:lang w:val="en-GB"/>
          <w:rPrChange w:id="14" w:author="Müller, Katharina" w:date="2026-09-26T09:07:00Z" w16du:dateUtc="2026-09-26T07:07:00Z">
            <w:rPr>
              <w:i/>
              <w:iCs/>
              <w:sz w:val="18"/>
              <w:szCs w:val="18"/>
              <w:lang w:val="en-GB"/>
            </w:rPr>
          </w:rPrChange>
        </w:rPr>
        <w:t xml:space="preserve">“Da bin ich </w:t>
      </w:r>
      <w:proofErr w:type="spellStart"/>
      <w:r w:rsidRPr="006A744A">
        <w:rPr>
          <w:i/>
          <w:iCs/>
          <w:color w:val="A02B93" w:themeColor="accent5"/>
          <w:sz w:val="18"/>
          <w:szCs w:val="18"/>
          <w:lang w:val="en-GB"/>
          <w:rPrChange w:id="15" w:author="Müller, Katharina" w:date="2026-09-26T09:07:00Z" w16du:dateUtc="2026-09-26T07:07:00Z">
            <w:rPr>
              <w:i/>
              <w:iCs/>
              <w:sz w:val="18"/>
              <w:szCs w:val="18"/>
              <w:lang w:val="en-GB"/>
            </w:rPr>
          </w:rPrChange>
        </w:rPr>
        <w:t>bei</w:t>
      </w:r>
      <w:proofErr w:type="spellEnd"/>
      <w:r w:rsidRPr="006A744A">
        <w:rPr>
          <w:i/>
          <w:iCs/>
          <w:color w:val="A02B93" w:themeColor="accent5"/>
          <w:sz w:val="18"/>
          <w:szCs w:val="18"/>
          <w:lang w:val="en-GB"/>
          <w:rPrChange w:id="16" w:author="Müller, Katharina" w:date="2026-09-26T09:07:00Z" w16du:dateUtc="2026-09-26T07:07:00Z">
            <w:rPr>
              <w:i/>
              <w:iCs/>
              <w:sz w:val="18"/>
              <w:szCs w:val="18"/>
              <w:lang w:val="en-GB"/>
            </w:rPr>
          </w:rPrChange>
        </w:rPr>
        <w:t xml:space="preserve"> der 3, </w:t>
      </w:r>
      <w:commentRangeEnd w:id="18"/>
      <w:r>
        <w:rPr>
          <w:rStyle w:val="CommentReference"/>
        </w:rPr>
        <w:commentReference w:id="18"/>
      </w:r>
      <w:proofErr w:type="spellStart"/>
      <w:r w:rsidRPr="006A744A">
        <w:rPr>
          <w:i/>
          <w:iCs/>
          <w:color w:val="A02B93" w:themeColor="accent5"/>
          <w:sz w:val="18"/>
          <w:szCs w:val="18"/>
          <w:lang w:val="en-GB"/>
          <w:rPrChange w:id="17" w:author="Müller, Katharina" w:date="2026-09-26T09:07:00Z" w16du:dateUtc="2026-09-26T07:07:00Z">
            <w:rPr>
              <w:i/>
              <w:iCs/>
              <w:sz w:val="18"/>
              <w:szCs w:val="18"/>
              <w:lang w:val="en-GB"/>
            </w:rPr>
          </w:rPrChange>
        </w:rPr>
        <w:t>weil</w:t>
      </w:r>
      <w:proofErr w:type="spellEnd"/>
      <w:r w:rsidRPr="006A744A">
        <w:rPr>
          <w:i/>
          <w:iCs/>
          <w:color w:val="A02B93" w:themeColor="accent5"/>
          <w:sz w:val="18"/>
          <w:szCs w:val="18"/>
          <w:lang w:val="en-GB"/>
          <w:rPrChange w:id="18" w:author="Müller, Katharina" w:date="2026-09-26T09:07:00Z" w16du:dateUtc="2026-09-26T07:07:00Z">
            <w:rPr>
              <w:i/>
              <w:iCs/>
              <w:sz w:val="18"/>
              <w:szCs w:val="18"/>
              <w:lang w:val="en-GB"/>
            </w:rPr>
          </w:rPrChange>
        </w:rPr>
        <w:t xml:space="preserve"> da </w:t>
      </w:r>
      <w:proofErr w:type="spellStart"/>
      <w:r w:rsidRPr="006A744A">
        <w:rPr>
          <w:i/>
          <w:iCs/>
          <w:color w:val="A02B93" w:themeColor="accent5"/>
          <w:sz w:val="18"/>
          <w:szCs w:val="18"/>
          <w:lang w:val="en-GB"/>
          <w:rPrChange w:id="19" w:author="Müller, Katharina" w:date="2026-09-26T09:07:00Z" w16du:dateUtc="2026-09-26T07:07:00Z">
            <w:rPr>
              <w:i/>
              <w:iCs/>
              <w:sz w:val="18"/>
              <w:szCs w:val="18"/>
              <w:lang w:val="en-GB"/>
            </w:rPr>
          </w:rPrChange>
        </w:rPr>
        <w:t>ist</w:t>
      </w:r>
      <w:proofErr w:type="spellEnd"/>
      <w:r w:rsidRPr="006A744A">
        <w:rPr>
          <w:i/>
          <w:iCs/>
          <w:color w:val="A02B93" w:themeColor="accent5"/>
          <w:sz w:val="18"/>
          <w:szCs w:val="18"/>
          <w:lang w:val="en-GB"/>
          <w:rPrChange w:id="20"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21" w:author="Müller, Katharina" w:date="2026-09-26T09:07:00Z" w16du:dateUtc="2026-09-26T07:07:00Z">
            <w:rPr>
              <w:i/>
              <w:iCs/>
              <w:sz w:val="18"/>
              <w:szCs w:val="18"/>
              <w:lang w:val="en-GB"/>
            </w:rPr>
          </w:rPrChange>
        </w:rPr>
        <w:t>meine</w:t>
      </w:r>
      <w:proofErr w:type="spellEnd"/>
      <w:r w:rsidRPr="006A744A">
        <w:rPr>
          <w:i/>
          <w:iCs/>
          <w:color w:val="A02B93" w:themeColor="accent5"/>
          <w:sz w:val="18"/>
          <w:szCs w:val="18"/>
          <w:lang w:val="en-GB"/>
          <w:rPrChange w:id="22"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23" w:author="Müller, Katharina" w:date="2026-09-26T09:07:00Z" w16du:dateUtc="2026-09-26T07:07:00Z">
            <w:rPr>
              <w:i/>
              <w:iCs/>
              <w:sz w:val="18"/>
              <w:szCs w:val="18"/>
              <w:lang w:val="en-GB"/>
            </w:rPr>
          </w:rPrChange>
        </w:rPr>
        <w:t>erste</w:t>
      </w:r>
      <w:proofErr w:type="spellEnd"/>
      <w:r w:rsidRPr="006A744A">
        <w:rPr>
          <w:i/>
          <w:iCs/>
          <w:color w:val="A02B93" w:themeColor="accent5"/>
          <w:sz w:val="18"/>
          <w:szCs w:val="18"/>
          <w:lang w:val="en-GB"/>
          <w:rPrChange w:id="24" w:author="Müller, Katharina" w:date="2026-09-26T09:07:00Z" w16du:dateUtc="2026-09-26T07:07:00Z">
            <w:rPr>
              <w:i/>
              <w:iCs/>
              <w:sz w:val="18"/>
              <w:szCs w:val="18"/>
              <w:lang w:val="en-GB"/>
            </w:rPr>
          </w:rPrChange>
        </w:rPr>
        <w:t xml:space="preserve"> Frage: Was </w:t>
      </w:r>
      <w:proofErr w:type="spellStart"/>
      <w:r w:rsidRPr="006A744A">
        <w:rPr>
          <w:i/>
          <w:iCs/>
          <w:color w:val="A02B93" w:themeColor="accent5"/>
          <w:sz w:val="18"/>
          <w:szCs w:val="18"/>
          <w:lang w:val="en-GB"/>
          <w:rPrChange w:id="25" w:author="Müller, Katharina" w:date="2026-09-26T09:07:00Z" w16du:dateUtc="2026-09-26T07:07:00Z">
            <w:rPr>
              <w:i/>
              <w:iCs/>
              <w:sz w:val="18"/>
              <w:szCs w:val="18"/>
              <w:lang w:val="en-GB"/>
            </w:rPr>
          </w:rPrChange>
        </w:rPr>
        <w:t>regeln</w:t>
      </w:r>
      <w:proofErr w:type="spellEnd"/>
      <w:r w:rsidRPr="006A744A">
        <w:rPr>
          <w:i/>
          <w:iCs/>
          <w:color w:val="A02B93" w:themeColor="accent5"/>
          <w:sz w:val="18"/>
          <w:szCs w:val="18"/>
          <w:lang w:val="en-GB"/>
          <w:rPrChange w:id="26" w:author="Müller, Katharina" w:date="2026-09-26T09:07:00Z" w16du:dateUtc="2026-09-26T07:07:00Z">
            <w:rPr>
              <w:i/>
              <w:iCs/>
              <w:sz w:val="18"/>
              <w:szCs w:val="18"/>
              <w:lang w:val="en-GB"/>
            </w:rPr>
          </w:rPrChange>
        </w:rPr>
        <w:t xml:space="preserve">? Wir </w:t>
      </w:r>
      <w:proofErr w:type="spellStart"/>
      <w:r w:rsidRPr="006A744A">
        <w:rPr>
          <w:i/>
          <w:iCs/>
          <w:color w:val="A02B93" w:themeColor="accent5"/>
          <w:sz w:val="18"/>
          <w:szCs w:val="18"/>
          <w:lang w:val="en-GB"/>
          <w:rPrChange w:id="27" w:author="Müller, Katharina" w:date="2026-09-26T09:07:00Z" w16du:dateUtc="2026-09-26T07:07:00Z">
            <w:rPr>
              <w:i/>
              <w:iCs/>
              <w:sz w:val="18"/>
              <w:szCs w:val="18"/>
              <w:lang w:val="en-GB"/>
            </w:rPr>
          </w:rPrChange>
        </w:rPr>
        <w:t>versuchen</w:t>
      </w:r>
      <w:proofErr w:type="spellEnd"/>
      <w:r w:rsidRPr="006A744A">
        <w:rPr>
          <w:i/>
          <w:iCs/>
          <w:color w:val="A02B93" w:themeColor="accent5"/>
          <w:sz w:val="18"/>
          <w:szCs w:val="18"/>
          <w:lang w:val="en-GB"/>
          <w:rPrChange w:id="28" w:author="Müller, Katharina" w:date="2026-09-26T09:07:00Z" w16du:dateUtc="2026-09-26T07:07:00Z">
            <w:rPr>
              <w:i/>
              <w:iCs/>
              <w:sz w:val="18"/>
              <w:szCs w:val="18"/>
              <w:lang w:val="en-GB"/>
            </w:rPr>
          </w:rPrChange>
        </w:rPr>
        <w:t xml:space="preserve">, die </w:t>
      </w:r>
      <w:proofErr w:type="spellStart"/>
      <w:r w:rsidRPr="006A744A">
        <w:rPr>
          <w:i/>
          <w:iCs/>
          <w:color w:val="A02B93" w:themeColor="accent5"/>
          <w:sz w:val="18"/>
          <w:szCs w:val="18"/>
          <w:lang w:val="en-GB"/>
          <w:rPrChange w:id="29" w:author="Müller, Katharina" w:date="2026-09-26T09:07:00Z" w16du:dateUtc="2026-09-26T07:07:00Z">
            <w:rPr>
              <w:i/>
              <w:iCs/>
              <w:sz w:val="18"/>
              <w:szCs w:val="18"/>
              <w:lang w:val="en-GB"/>
            </w:rPr>
          </w:rPrChange>
        </w:rPr>
        <w:t>Besprechungen</w:t>
      </w:r>
      <w:proofErr w:type="spellEnd"/>
      <w:r w:rsidRPr="006A744A">
        <w:rPr>
          <w:i/>
          <w:iCs/>
          <w:color w:val="A02B93" w:themeColor="accent5"/>
          <w:sz w:val="18"/>
          <w:szCs w:val="18"/>
          <w:lang w:val="en-GB"/>
          <w:rPrChange w:id="30"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31" w:author="Müller, Katharina" w:date="2026-09-26T09:07:00Z" w16du:dateUtc="2026-09-26T07:07:00Z">
            <w:rPr>
              <w:i/>
              <w:iCs/>
              <w:sz w:val="18"/>
              <w:szCs w:val="18"/>
              <w:lang w:val="en-GB"/>
            </w:rPr>
          </w:rPrChange>
        </w:rPr>
        <w:t>zeitlich</w:t>
      </w:r>
      <w:proofErr w:type="spellEnd"/>
      <w:r w:rsidRPr="006A744A">
        <w:rPr>
          <w:i/>
          <w:iCs/>
          <w:color w:val="A02B93" w:themeColor="accent5"/>
          <w:sz w:val="18"/>
          <w:szCs w:val="18"/>
          <w:lang w:val="en-GB"/>
          <w:rPrChange w:id="32"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33" w:author="Müller, Katharina" w:date="2026-09-26T09:07:00Z" w16du:dateUtc="2026-09-26T07:07:00Z">
            <w:rPr>
              <w:i/>
              <w:iCs/>
              <w:sz w:val="18"/>
              <w:szCs w:val="18"/>
              <w:lang w:val="en-GB"/>
            </w:rPr>
          </w:rPrChange>
        </w:rPr>
        <w:t>zu</w:t>
      </w:r>
      <w:proofErr w:type="spellEnd"/>
      <w:r w:rsidRPr="006A744A">
        <w:rPr>
          <w:i/>
          <w:iCs/>
          <w:color w:val="A02B93" w:themeColor="accent5"/>
          <w:sz w:val="18"/>
          <w:szCs w:val="18"/>
          <w:lang w:val="en-GB"/>
          <w:rPrChange w:id="34"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35" w:author="Müller, Katharina" w:date="2026-09-26T09:07:00Z" w16du:dateUtc="2026-09-26T07:07:00Z">
            <w:rPr>
              <w:i/>
              <w:iCs/>
              <w:sz w:val="18"/>
              <w:szCs w:val="18"/>
              <w:lang w:val="en-GB"/>
            </w:rPr>
          </w:rPrChange>
        </w:rPr>
        <w:t>begrenzen</w:t>
      </w:r>
      <w:proofErr w:type="spellEnd"/>
      <w:r w:rsidRPr="006A744A">
        <w:rPr>
          <w:i/>
          <w:iCs/>
          <w:color w:val="A02B93" w:themeColor="accent5"/>
          <w:sz w:val="18"/>
          <w:szCs w:val="18"/>
          <w:lang w:val="en-GB"/>
          <w:rPrChange w:id="36" w:author="Müller, Katharina" w:date="2026-09-26T09:07:00Z" w16du:dateUtc="2026-09-26T07:07:00Z">
            <w:rPr>
              <w:i/>
              <w:iCs/>
              <w:sz w:val="18"/>
              <w:szCs w:val="18"/>
              <w:lang w:val="en-GB"/>
            </w:rPr>
          </w:rPrChange>
        </w:rPr>
        <w:t xml:space="preserve">, das </w:t>
      </w:r>
      <w:proofErr w:type="spellStart"/>
      <w:r w:rsidRPr="006A744A">
        <w:rPr>
          <w:i/>
          <w:iCs/>
          <w:color w:val="A02B93" w:themeColor="accent5"/>
          <w:sz w:val="18"/>
          <w:szCs w:val="18"/>
          <w:lang w:val="en-GB"/>
          <w:rPrChange w:id="37" w:author="Müller, Katharina" w:date="2026-09-26T09:07:00Z" w16du:dateUtc="2026-09-26T07:07:00Z">
            <w:rPr>
              <w:i/>
              <w:iCs/>
              <w:sz w:val="18"/>
              <w:szCs w:val="18"/>
              <w:lang w:val="en-GB"/>
            </w:rPr>
          </w:rPrChange>
        </w:rPr>
        <w:t>klappt</w:t>
      </w:r>
      <w:proofErr w:type="spellEnd"/>
      <w:r w:rsidRPr="006A744A">
        <w:rPr>
          <w:i/>
          <w:iCs/>
          <w:color w:val="A02B93" w:themeColor="accent5"/>
          <w:sz w:val="18"/>
          <w:szCs w:val="18"/>
          <w:lang w:val="en-GB"/>
          <w:rPrChange w:id="38" w:author="Müller, Katharina" w:date="2026-09-26T09:07:00Z" w16du:dateUtc="2026-09-26T07:07:00Z">
            <w:rPr>
              <w:i/>
              <w:iCs/>
              <w:sz w:val="18"/>
              <w:szCs w:val="18"/>
              <w:lang w:val="en-GB"/>
            </w:rPr>
          </w:rPrChange>
        </w:rPr>
        <w:t xml:space="preserve"> mal </w:t>
      </w:r>
      <w:proofErr w:type="spellStart"/>
      <w:r w:rsidRPr="006A744A">
        <w:rPr>
          <w:i/>
          <w:iCs/>
          <w:color w:val="A02B93" w:themeColor="accent5"/>
          <w:sz w:val="18"/>
          <w:szCs w:val="18"/>
          <w:lang w:val="en-GB"/>
          <w:rPrChange w:id="39" w:author="Müller, Katharina" w:date="2026-09-26T09:07:00Z" w16du:dateUtc="2026-09-26T07:07:00Z">
            <w:rPr>
              <w:i/>
              <w:iCs/>
              <w:sz w:val="18"/>
              <w:szCs w:val="18"/>
              <w:lang w:val="en-GB"/>
            </w:rPr>
          </w:rPrChange>
        </w:rPr>
        <w:t>mehr</w:t>
      </w:r>
      <w:proofErr w:type="spellEnd"/>
      <w:r w:rsidRPr="006A744A">
        <w:rPr>
          <w:i/>
          <w:iCs/>
          <w:color w:val="A02B93" w:themeColor="accent5"/>
          <w:sz w:val="18"/>
          <w:szCs w:val="18"/>
          <w:lang w:val="en-GB"/>
          <w:rPrChange w:id="40" w:author="Müller, Katharina" w:date="2026-09-26T09:07:00Z" w16du:dateUtc="2026-09-26T07:07:00Z">
            <w:rPr>
              <w:i/>
              <w:iCs/>
              <w:sz w:val="18"/>
              <w:szCs w:val="18"/>
              <w:lang w:val="en-GB"/>
            </w:rPr>
          </w:rPrChange>
        </w:rPr>
        <w:t xml:space="preserve">, mal </w:t>
      </w:r>
      <w:proofErr w:type="spellStart"/>
      <w:r w:rsidRPr="006A744A">
        <w:rPr>
          <w:i/>
          <w:iCs/>
          <w:color w:val="A02B93" w:themeColor="accent5"/>
          <w:sz w:val="18"/>
          <w:szCs w:val="18"/>
          <w:lang w:val="en-GB"/>
          <w:rPrChange w:id="41" w:author="Müller, Katharina" w:date="2026-09-26T09:07:00Z" w16du:dateUtc="2026-09-26T07:07:00Z">
            <w:rPr>
              <w:i/>
              <w:iCs/>
              <w:sz w:val="18"/>
              <w:szCs w:val="18"/>
              <w:lang w:val="en-GB"/>
            </w:rPr>
          </w:rPrChange>
        </w:rPr>
        <w:t>weniger</w:t>
      </w:r>
      <w:proofErr w:type="spellEnd"/>
      <w:r w:rsidRPr="006A744A">
        <w:rPr>
          <w:i/>
          <w:iCs/>
          <w:color w:val="A02B93" w:themeColor="accent5"/>
          <w:sz w:val="18"/>
          <w:szCs w:val="18"/>
          <w:lang w:val="en-GB"/>
          <w:rPrChange w:id="42" w:author="Müller, Katharina" w:date="2026-09-26T09:07:00Z" w16du:dateUtc="2026-09-26T07:07:00Z">
            <w:rPr>
              <w:i/>
              <w:iCs/>
              <w:sz w:val="18"/>
              <w:szCs w:val="18"/>
              <w:lang w:val="en-GB"/>
            </w:rPr>
          </w:rPrChange>
        </w:rPr>
        <w:t xml:space="preserve"> gut.”</w:t>
      </w:r>
      <w:r w:rsidRPr="006A744A">
        <w:rPr>
          <w:color w:val="A02B93" w:themeColor="accent5"/>
          <w:sz w:val="18"/>
          <w:szCs w:val="18"/>
          <w:lang w:val="en-GB"/>
          <w:rPrChange w:id="43" w:author="Müller, Katharina" w:date="2026-09-26T09:07:00Z" w16du:dateUtc="2026-09-26T07:07:00Z">
            <w:rPr>
              <w:sz w:val="18"/>
              <w:szCs w:val="18"/>
              <w:lang w:val="en-GB"/>
            </w:rPr>
          </w:rPrChange>
        </w:rPr>
        <w:t xml:space="preserve">  [S1]</w:t>
      </w:r>
    </w:p>
    <w:p w14:paraId="3B025DC6" w14:textId="77777777" w:rsidR="000510BE" w:rsidRPr="006A744A" w:rsidRDefault="00000000">
      <w:pPr>
        <w:spacing w:before="50" w:line="225" w:lineRule="auto"/>
        <w:ind w:left="340" w:right="240"/>
        <w:jc w:val="both"/>
        <w:rPr>
          <w:color w:val="A02B93" w:themeColor="accent5"/>
          <w:lang w:val="en-GB"/>
          <w:rPrChange w:id="44" w:author="Müller, Katharina" w:date="2026-09-26T09:07:00Z" w16du:dateUtc="2026-09-26T07:07:00Z">
            <w:rPr>
              <w:lang w:val="en-GB"/>
            </w:rPr>
          </w:rPrChange>
        </w:rPr>
      </w:pPr>
      <w:r w:rsidRPr="006A744A">
        <w:rPr>
          <w:i/>
          <w:iCs/>
          <w:color w:val="A02B93" w:themeColor="accent5"/>
          <w:sz w:val="18"/>
          <w:szCs w:val="18"/>
          <w:lang w:val="en-GB"/>
          <w:rPrChange w:id="45" w:author="Müller, Katharina" w:date="2026-09-26T09:07:00Z" w16du:dateUtc="2026-09-26T07:07:00Z">
            <w:rPr>
              <w:i/>
              <w:iCs/>
              <w:sz w:val="18"/>
              <w:szCs w:val="18"/>
              <w:lang w:val="en-GB"/>
            </w:rPr>
          </w:rPrChange>
        </w:rPr>
        <w:t>“</w:t>
      </w:r>
      <w:proofErr w:type="gramStart"/>
      <w:r w:rsidRPr="006A744A">
        <w:rPr>
          <w:i/>
          <w:iCs/>
          <w:color w:val="A02B93" w:themeColor="accent5"/>
          <w:sz w:val="18"/>
          <w:szCs w:val="18"/>
          <w:lang w:val="en-GB"/>
          <w:rPrChange w:id="46" w:author="Müller, Katharina" w:date="2026-09-26T09:07:00Z" w16du:dateUtc="2026-09-26T07:07:00Z">
            <w:rPr>
              <w:i/>
              <w:iCs/>
              <w:sz w:val="18"/>
              <w:szCs w:val="18"/>
              <w:lang w:val="en-GB"/>
            </w:rPr>
          </w:rPrChange>
        </w:rPr>
        <w:t>Also</w:t>
      </w:r>
      <w:proofErr w:type="gramEnd"/>
      <w:r w:rsidRPr="006A744A">
        <w:rPr>
          <w:i/>
          <w:iCs/>
          <w:color w:val="A02B93" w:themeColor="accent5"/>
          <w:sz w:val="18"/>
          <w:szCs w:val="18"/>
          <w:lang w:val="en-GB"/>
          <w:rPrChange w:id="47" w:author="Müller, Katharina" w:date="2026-09-26T09:07:00Z" w16du:dateUtc="2026-09-26T07:07:00Z">
            <w:rPr>
              <w:i/>
              <w:iCs/>
              <w:sz w:val="18"/>
              <w:szCs w:val="18"/>
              <w:lang w:val="en-GB"/>
            </w:rPr>
          </w:rPrChange>
        </w:rPr>
        <w:t xml:space="preserve"> ich </w:t>
      </w:r>
      <w:proofErr w:type="spellStart"/>
      <w:r w:rsidRPr="006A744A">
        <w:rPr>
          <w:i/>
          <w:iCs/>
          <w:color w:val="A02B93" w:themeColor="accent5"/>
          <w:sz w:val="18"/>
          <w:szCs w:val="18"/>
          <w:lang w:val="en-GB"/>
          <w:rPrChange w:id="48" w:author="Müller, Katharina" w:date="2026-09-26T09:07:00Z" w16du:dateUtc="2026-09-26T07:07:00Z">
            <w:rPr>
              <w:i/>
              <w:iCs/>
              <w:sz w:val="18"/>
              <w:szCs w:val="18"/>
              <w:lang w:val="en-GB"/>
            </w:rPr>
          </w:rPrChange>
        </w:rPr>
        <w:t>würde</w:t>
      </w:r>
      <w:proofErr w:type="spellEnd"/>
      <w:r w:rsidRPr="006A744A">
        <w:rPr>
          <w:i/>
          <w:iCs/>
          <w:color w:val="A02B93" w:themeColor="accent5"/>
          <w:sz w:val="18"/>
          <w:szCs w:val="18"/>
          <w:lang w:val="en-GB"/>
          <w:rPrChange w:id="49"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50" w:author="Müller, Katharina" w:date="2026-09-26T09:07:00Z" w16du:dateUtc="2026-09-26T07:07:00Z">
            <w:rPr>
              <w:i/>
              <w:iCs/>
              <w:sz w:val="18"/>
              <w:szCs w:val="18"/>
              <w:lang w:val="en-GB"/>
            </w:rPr>
          </w:rPrChange>
        </w:rPr>
        <w:t>sagen</w:t>
      </w:r>
      <w:proofErr w:type="spellEnd"/>
      <w:r w:rsidRPr="006A744A">
        <w:rPr>
          <w:i/>
          <w:iCs/>
          <w:color w:val="A02B93" w:themeColor="accent5"/>
          <w:sz w:val="18"/>
          <w:szCs w:val="18"/>
          <w:lang w:val="en-GB"/>
          <w:rPrChange w:id="51" w:author="Müller, Katharina" w:date="2026-09-26T09:07:00Z" w16du:dateUtc="2026-09-26T07:07:00Z">
            <w:rPr>
              <w:i/>
              <w:iCs/>
              <w:sz w:val="18"/>
              <w:szCs w:val="18"/>
              <w:lang w:val="en-GB"/>
            </w:rPr>
          </w:rPrChange>
        </w:rPr>
        <w:t xml:space="preserve">, so </w:t>
      </w:r>
      <w:proofErr w:type="spellStart"/>
      <w:r w:rsidRPr="006A744A">
        <w:rPr>
          <w:i/>
          <w:iCs/>
          <w:color w:val="A02B93" w:themeColor="accent5"/>
          <w:sz w:val="18"/>
          <w:szCs w:val="18"/>
          <w:lang w:val="en-GB"/>
          <w:rPrChange w:id="52" w:author="Müller, Katharina" w:date="2026-09-26T09:07:00Z" w16du:dateUtc="2026-09-26T07:07:00Z">
            <w:rPr>
              <w:i/>
              <w:iCs/>
              <w:sz w:val="18"/>
              <w:szCs w:val="18"/>
              <w:lang w:val="en-GB"/>
            </w:rPr>
          </w:rPrChange>
        </w:rPr>
        <w:t>richtig</w:t>
      </w:r>
      <w:proofErr w:type="spellEnd"/>
      <w:r w:rsidRPr="006A744A">
        <w:rPr>
          <w:i/>
          <w:iCs/>
          <w:color w:val="A02B93" w:themeColor="accent5"/>
          <w:sz w:val="18"/>
          <w:szCs w:val="18"/>
          <w:lang w:val="en-GB"/>
          <w:rPrChange w:id="53"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54" w:author="Müller, Katharina" w:date="2026-09-26T09:07:00Z" w16du:dateUtc="2026-09-26T07:07:00Z">
            <w:rPr>
              <w:i/>
              <w:iCs/>
              <w:sz w:val="18"/>
              <w:szCs w:val="18"/>
              <w:lang w:val="en-GB"/>
            </w:rPr>
          </w:rPrChange>
        </w:rPr>
        <w:t>feste</w:t>
      </w:r>
      <w:proofErr w:type="spellEnd"/>
      <w:r w:rsidRPr="006A744A">
        <w:rPr>
          <w:i/>
          <w:iCs/>
          <w:color w:val="A02B93" w:themeColor="accent5"/>
          <w:sz w:val="18"/>
          <w:szCs w:val="18"/>
          <w:lang w:val="en-GB"/>
          <w:rPrChange w:id="55"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56" w:author="Müller, Katharina" w:date="2026-09-26T09:07:00Z" w16du:dateUtc="2026-09-26T07:07:00Z">
            <w:rPr>
              <w:i/>
              <w:iCs/>
              <w:sz w:val="18"/>
              <w:szCs w:val="18"/>
              <w:lang w:val="en-GB"/>
            </w:rPr>
          </w:rPrChange>
        </w:rPr>
        <w:t>Regeln</w:t>
      </w:r>
      <w:proofErr w:type="spellEnd"/>
      <w:r w:rsidRPr="006A744A">
        <w:rPr>
          <w:i/>
          <w:iCs/>
          <w:color w:val="A02B93" w:themeColor="accent5"/>
          <w:sz w:val="18"/>
          <w:szCs w:val="18"/>
          <w:lang w:val="en-GB"/>
          <w:rPrChange w:id="57"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58" w:author="Müller, Katharina" w:date="2026-09-26T09:07:00Z" w16du:dateUtc="2026-09-26T07:07:00Z">
            <w:rPr>
              <w:i/>
              <w:iCs/>
              <w:sz w:val="18"/>
              <w:szCs w:val="18"/>
              <w:lang w:val="en-GB"/>
            </w:rPr>
          </w:rPrChange>
        </w:rPr>
        <w:t>haben</w:t>
      </w:r>
      <w:proofErr w:type="spellEnd"/>
      <w:r w:rsidRPr="006A744A">
        <w:rPr>
          <w:i/>
          <w:iCs/>
          <w:color w:val="A02B93" w:themeColor="accent5"/>
          <w:sz w:val="18"/>
          <w:szCs w:val="18"/>
          <w:lang w:val="en-GB"/>
          <w:rPrChange w:id="59"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60" w:author="Müller, Katharina" w:date="2026-09-26T09:07:00Z" w16du:dateUtc="2026-09-26T07:07:00Z">
            <w:rPr>
              <w:i/>
              <w:iCs/>
              <w:sz w:val="18"/>
              <w:szCs w:val="18"/>
              <w:lang w:val="en-GB"/>
            </w:rPr>
          </w:rPrChange>
        </w:rPr>
        <w:t>wir</w:t>
      </w:r>
      <w:proofErr w:type="spellEnd"/>
      <w:r w:rsidRPr="006A744A">
        <w:rPr>
          <w:i/>
          <w:iCs/>
          <w:color w:val="A02B93" w:themeColor="accent5"/>
          <w:sz w:val="18"/>
          <w:szCs w:val="18"/>
          <w:lang w:val="en-GB"/>
          <w:rPrChange w:id="61"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62" w:author="Müller, Katharina" w:date="2026-09-26T09:07:00Z" w16du:dateUtc="2026-09-26T07:07:00Z">
            <w:rPr>
              <w:i/>
              <w:iCs/>
              <w:sz w:val="18"/>
              <w:szCs w:val="18"/>
              <w:lang w:val="en-GB"/>
            </w:rPr>
          </w:rPrChange>
        </w:rPr>
        <w:t>dazu</w:t>
      </w:r>
      <w:proofErr w:type="spellEnd"/>
      <w:r w:rsidRPr="006A744A">
        <w:rPr>
          <w:i/>
          <w:iCs/>
          <w:color w:val="A02B93" w:themeColor="accent5"/>
          <w:sz w:val="18"/>
          <w:szCs w:val="18"/>
          <w:lang w:val="en-GB"/>
          <w:rPrChange w:id="63"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64" w:author="Müller, Katharina" w:date="2026-09-26T09:07:00Z" w16du:dateUtc="2026-09-26T07:07:00Z">
            <w:rPr>
              <w:i/>
              <w:iCs/>
              <w:sz w:val="18"/>
              <w:szCs w:val="18"/>
              <w:lang w:val="en-GB"/>
            </w:rPr>
          </w:rPrChange>
        </w:rPr>
        <w:t>eigentlich</w:t>
      </w:r>
      <w:proofErr w:type="spellEnd"/>
      <w:r w:rsidRPr="006A744A">
        <w:rPr>
          <w:i/>
          <w:iCs/>
          <w:color w:val="A02B93" w:themeColor="accent5"/>
          <w:sz w:val="18"/>
          <w:szCs w:val="18"/>
          <w:lang w:val="en-GB"/>
          <w:rPrChange w:id="65" w:author="Müller, Katharina" w:date="2026-09-26T09:07:00Z" w16du:dateUtc="2026-09-26T07:07:00Z">
            <w:rPr>
              <w:i/>
              <w:iCs/>
              <w:sz w:val="18"/>
              <w:szCs w:val="18"/>
              <w:lang w:val="en-GB"/>
            </w:rPr>
          </w:rPrChange>
        </w:rPr>
        <w:t xml:space="preserve"> gar nicht. Es hat </w:t>
      </w:r>
      <w:proofErr w:type="spellStart"/>
      <w:r w:rsidRPr="006A744A">
        <w:rPr>
          <w:i/>
          <w:iCs/>
          <w:color w:val="A02B93" w:themeColor="accent5"/>
          <w:sz w:val="18"/>
          <w:szCs w:val="18"/>
          <w:lang w:val="en-GB"/>
          <w:rPrChange w:id="66" w:author="Müller, Katharina" w:date="2026-09-26T09:07:00Z" w16du:dateUtc="2026-09-26T07:07:00Z">
            <w:rPr>
              <w:i/>
              <w:iCs/>
              <w:sz w:val="18"/>
              <w:szCs w:val="18"/>
              <w:lang w:val="en-GB"/>
            </w:rPr>
          </w:rPrChange>
        </w:rPr>
        <w:t>sich</w:t>
      </w:r>
      <w:proofErr w:type="spellEnd"/>
      <w:r w:rsidRPr="006A744A">
        <w:rPr>
          <w:i/>
          <w:iCs/>
          <w:color w:val="A02B93" w:themeColor="accent5"/>
          <w:sz w:val="18"/>
          <w:szCs w:val="18"/>
          <w:lang w:val="en-GB"/>
          <w:rPrChange w:id="67"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68" w:author="Müller, Katharina" w:date="2026-09-26T09:07:00Z" w16du:dateUtc="2026-09-26T07:07:00Z">
            <w:rPr>
              <w:i/>
              <w:iCs/>
              <w:sz w:val="18"/>
              <w:szCs w:val="18"/>
              <w:lang w:val="en-GB"/>
            </w:rPr>
          </w:rPrChange>
        </w:rPr>
        <w:t>irgendwie</w:t>
      </w:r>
      <w:proofErr w:type="spellEnd"/>
      <w:r w:rsidRPr="006A744A">
        <w:rPr>
          <w:i/>
          <w:iCs/>
          <w:color w:val="A02B93" w:themeColor="accent5"/>
          <w:sz w:val="18"/>
          <w:szCs w:val="18"/>
          <w:lang w:val="en-GB"/>
          <w:rPrChange w:id="69"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70" w:author="Müller, Katharina" w:date="2026-09-26T09:07:00Z" w16du:dateUtc="2026-09-26T07:07:00Z">
            <w:rPr>
              <w:i/>
              <w:iCs/>
              <w:sz w:val="18"/>
              <w:szCs w:val="18"/>
              <w:lang w:val="en-GB"/>
            </w:rPr>
          </w:rPrChange>
        </w:rPr>
        <w:t>eingebürgert</w:t>
      </w:r>
      <w:proofErr w:type="spellEnd"/>
      <w:r w:rsidRPr="006A744A">
        <w:rPr>
          <w:i/>
          <w:iCs/>
          <w:color w:val="A02B93" w:themeColor="accent5"/>
          <w:sz w:val="18"/>
          <w:szCs w:val="18"/>
          <w:lang w:val="en-GB"/>
          <w:rPrChange w:id="71"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72" w:author="Müller, Katharina" w:date="2026-09-26T09:07:00Z" w16du:dateUtc="2026-09-26T07:07:00Z">
            <w:rPr>
              <w:i/>
              <w:iCs/>
              <w:sz w:val="18"/>
              <w:szCs w:val="18"/>
              <w:lang w:val="en-GB"/>
            </w:rPr>
          </w:rPrChange>
        </w:rPr>
        <w:t>dass</w:t>
      </w:r>
      <w:proofErr w:type="spellEnd"/>
      <w:r w:rsidRPr="006A744A">
        <w:rPr>
          <w:i/>
          <w:iCs/>
          <w:color w:val="A02B93" w:themeColor="accent5"/>
          <w:sz w:val="18"/>
          <w:szCs w:val="18"/>
          <w:lang w:val="en-GB"/>
          <w:rPrChange w:id="73"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74" w:author="Müller, Katharina" w:date="2026-09-26T09:07:00Z" w16du:dateUtc="2026-09-26T07:07:00Z">
            <w:rPr>
              <w:i/>
              <w:iCs/>
              <w:sz w:val="18"/>
              <w:szCs w:val="18"/>
              <w:lang w:val="en-GB"/>
            </w:rPr>
          </w:rPrChange>
        </w:rPr>
        <w:t>wir</w:t>
      </w:r>
      <w:proofErr w:type="spellEnd"/>
      <w:r w:rsidRPr="006A744A">
        <w:rPr>
          <w:i/>
          <w:iCs/>
          <w:color w:val="A02B93" w:themeColor="accent5"/>
          <w:sz w:val="18"/>
          <w:szCs w:val="18"/>
          <w:lang w:val="en-GB"/>
          <w:rPrChange w:id="75"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76" w:author="Müller, Katharina" w:date="2026-09-26T09:07:00Z" w16du:dateUtc="2026-09-26T07:07:00Z">
            <w:rPr>
              <w:i/>
              <w:iCs/>
              <w:sz w:val="18"/>
              <w:szCs w:val="18"/>
              <w:lang w:val="en-GB"/>
            </w:rPr>
          </w:rPrChange>
        </w:rPr>
        <w:t>viel</w:t>
      </w:r>
      <w:proofErr w:type="spellEnd"/>
      <w:r w:rsidRPr="006A744A">
        <w:rPr>
          <w:i/>
          <w:iCs/>
          <w:color w:val="A02B93" w:themeColor="accent5"/>
          <w:sz w:val="18"/>
          <w:szCs w:val="18"/>
          <w:lang w:val="en-GB"/>
          <w:rPrChange w:id="77" w:author="Müller, Katharina" w:date="2026-09-26T09:07:00Z" w16du:dateUtc="2026-09-26T07:07:00Z">
            <w:rPr>
              <w:i/>
              <w:iCs/>
              <w:sz w:val="18"/>
              <w:szCs w:val="18"/>
              <w:lang w:val="en-GB"/>
            </w:rPr>
          </w:rPrChange>
        </w:rPr>
        <w:t xml:space="preserve"> </w:t>
      </w:r>
      <w:proofErr w:type="spellStart"/>
      <w:r w:rsidRPr="006A744A">
        <w:rPr>
          <w:i/>
          <w:iCs/>
          <w:color w:val="A02B93" w:themeColor="accent5"/>
          <w:sz w:val="18"/>
          <w:szCs w:val="18"/>
          <w:lang w:val="en-GB"/>
          <w:rPrChange w:id="78" w:author="Müller, Katharina" w:date="2026-09-26T09:07:00Z" w16du:dateUtc="2026-09-26T07:07:00Z">
            <w:rPr>
              <w:i/>
              <w:iCs/>
              <w:sz w:val="18"/>
              <w:szCs w:val="18"/>
              <w:lang w:val="en-GB"/>
            </w:rPr>
          </w:rPrChange>
        </w:rPr>
        <w:t>über</w:t>
      </w:r>
      <w:proofErr w:type="spellEnd"/>
      <w:r w:rsidRPr="006A744A">
        <w:rPr>
          <w:i/>
          <w:iCs/>
          <w:color w:val="A02B93" w:themeColor="accent5"/>
          <w:sz w:val="18"/>
          <w:szCs w:val="18"/>
          <w:lang w:val="en-GB"/>
          <w:rPrChange w:id="79" w:author="Müller, Katharina" w:date="2026-09-26T09:07:00Z" w16du:dateUtc="2026-09-26T07:07:00Z">
            <w:rPr>
              <w:i/>
              <w:iCs/>
              <w:sz w:val="18"/>
              <w:szCs w:val="18"/>
              <w:lang w:val="en-GB"/>
            </w:rPr>
          </w:rPrChange>
        </w:rPr>
        <w:t xml:space="preserve"> Teams </w:t>
      </w:r>
      <w:proofErr w:type="spellStart"/>
      <w:r w:rsidRPr="006A744A">
        <w:rPr>
          <w:i/>
          <w:iCs/>
          <w:color w:val="A02B93" w:themeColor="accent5"/>
          <w:sz w:val="18"/>
          <w:szCs w:val="18"/>
          <w:lang w:val="en-GB"/>
          <w:rPrChange w:id="80" w:author="Müller, Katharina" w:date="2026-09-26T09:07:00Z" w16du:dateUtc="2026-09-26T07:07:00Z">
            <w:rPr>
              <w:i/>
              <w:iCs/>
              <w:sz w:val="18"/>
              <w:szCs w:val="18"/>
              <w:lang w:val="en-GB"/>
            </w:rPr>
          </w:rPrChange>
        </w:rPr>
        <w:t>kommunizieren</w:t>
      </w:r>
      <w:proofErr w:type="spellEnd"/>
      <w:r w:rsidRPr="006A744A">
        <w:rPr>
          <w:i/>
          <w:iCs/>
          <w:color w:val="A02B93" w:themeColor="accent5"/>
          <w:sz w:val="18"/>
          <w:szCs w:val="18"/>
          <w:lang w:val="en-GB"/>
          <w:rPrChange w:id="81" w:author="Müller, Katharina" w:date="2026-09-26T09:07:00Z" w16du:dateUtc="2026-09-26T07:07:00Z">
            <w:rPr>
              <w:i/>
              <w:iCs/>
              <w:sz w:val="18"/>
              <w:szCs w:val="18"/>
              <w:lang w:val="en-GB"/>
            </w:rPr>
          </w:rPrChange>
        </w:rPr>
        <w:t>.”</w:t>
      </w:r>
      <w:r w:rsidRPr="006A744A">
        <w:rPr>
          <w:color w:val="A02B93" w:themeColor="accent5"/>
          <w:sz w:val="18"/>
          <w:szCs w:val="18"/>
          <w:lang w:val="en-GB"/>
          <w:rPrChange w:id="82" w:author="Müller, Katharina" w:date="2026-09-26T09:07:00Z" w16du:dateUtc="2026-09-26T07:07:00Z">
            <w:rPr>
              <w:sz w:val="18"/>
              <w:szCs w:val="18"/>
              <w:lang w:val="en-GB"/>
            </w:rPr>
          </w:rPrChange>
        </w:rPr>
        <w:t xml:space="preserve">  [P3]</w:t>
      </w:r>
    </w:p>
    <w:p w14:paraId="64D458F5" w14:textId="2F789387" w:rsidR="000510BE" w:rsidRPr="005A6390" w:rsidRDefault="00000000">
      <w:pPr>
        <w:jc w:val="both"/>
        <w:rPr>
          <w:lang w:val="en-GB"/>
        </w:rPr>
      </w:pPr>
      <w:r w:rsidRPr="005A6390">
        <w:rPr>
          <w:lang w:val="en-GB"/>
        </w:rPr>
        <w:t xml:space="preserve">The two cases differed in where the deficit sat. </w:t>
      </w:r>
      <w:proofErr w:type="gramStart"/>
      <w:r w:rsidRPr="005A6390">
        <w:rPr>
          <w:lang w:val="en-GB"/>
        </w:rPr>
        <w:t>At</w:t>
      </w:r>
      <w:proofErr w:type="gramEnd"/>
      <w:r w:rsidRPr="005A6390">
        <w:rPr>
          <w:lang w:val="en-GB"/>
        </w:rPr>
        <w:t xml:space="preserve"> SEP the team itself functioned </w:t>
      </w:r>
      <w:del w:id="83" w:author="Müller, Katharina" w:date="2026-09-26T09:07:00Z" w16du:dateUtc="2026-09-26T07:07:00Z">
        <w:r w:rsidRPr="005A6390" w:rsidDel="006A744A">
          <w:rPr>
            <w:lang w:val="en-GB"/>
          </w:rPr>
          <w:delText>well</w:delText>
        </w:r>
      </w:del>
      <w:ins w:id="84" w:author="Müller, Katharina" w:date="2026-09-26T09:07:00Z" w16du:dateUtc="2026-09-26T07:07:00Z">
        <w:r w:rsidR="006A744A" w:rsidRPr="005A6390">
          <w:rPr>
            <w:lang w:val="en-GB"/>
          </w:rPr>
          <w:t>well,</w:t>
        </w:r>
      </w:ins>
      <w:r w:rsidRPr="005A6390">
        <w:rPr>
          <w:lang w:val="en-GB"/>
        </w:rPr>
        <w:t xml:space="preserve"> and the problems were located at its boundary — decisions taken elsewhere arrived without rationale (</w:t>
      </w:r>
      <w:r w:rsidRPr="006A744A">
        <w:rPr>
          <w:color w:val="A02B93" w:themeColor="accent5"/>
          <w:lang w:val="en-GB"/>
          <w:rPrChange w:id="85" w:author="Müller, Katharina" w:date="2026-09-26T09:09:00Z" w16du:dateUtc="2026-09-26T07:09:00Z">
            <w:rPr>
              <w:lang w:val="en-GB"/>
            </w:rPr>
          </w:rPrChange>
        </w:rPr>
        <w:t xml:space="preserve">S1: “ich </w:t>
      </w:r>
      <w:proofErr w:type="spellStart"/>
      <w:r w:rsidRPr="006A744A">
        <w:rPr>
          <w:color w:val="A02B93" w:themeColor="accent5"/>
          <w:lang w:val="en-GB"/>
          <w:rPrChange w:id="86" w:author="Müller, Katharina" w:date="2026-09-26T09:09:00Z" w16du:dateUtc="2026-09-26T07:09:00Z">
            <w:rPr>
              <w:lang w:val="en-GB"/>
            </w:rPr>
          </w:rPrChange>
        </w:rPr>
        <w:t>weiß</w:t>
      </w:r>
      <w:proofErr w:type="spellEnd"/>
      <w:r w:rsidRPr="006A744A">
        <w:rPr>
          <w:color w:val="A02B93" w:themeColor="accent5"/>
          <w:lang w:val="en-GB"/>
          <w:rPrChange w:id="87" w:author="Müller, Katharina" w:date="2026-09-26T09:09:00Z" w16du:dateUtc="2026-09-26T07:09:00Z">
            <w:rPr>
              <w:lang w:val="en-GB"/>
            </w:rPr>
          </w:rPrChange>
        </w:rPr>
        <w:t xml:space="preserve">, </w:t>
      </w:r>
      <w:proofErr w:type="spellStart"/>
      <w:r w:rsidRPr="006A744A">
        <w:rPr>
          <w:color w:val="A02B93" w:themeColor="accent5"/>
          <w:lang w:val="en-GB"/>
          <w:rPrChange w:id="88" w:author="Müller, Katharina" w:date="2026-09-26T09:09:00Z" w16du:dateUtc="2026-09-26T07:09:00Z">
            <w:rPr>
              <w:lang w:val="en-GB"/>
            </w:rPr>
          </w:rPrChange>
        </w:rPr>
        <w:t>dass</w:t>
      </w:r>
      <w:proofErr w:type="spellEnd"/>
      <w:r w:rsidRPr="006A744A">
        <w:rPr>
          <w:color w:val="A02B93" w:themeColor="accent5"/>
          <w:lang w:val="en-GB"/>
          <w:rPrChange w:id="89" w:author="Müller, Katharina" w:date="2026-09-26T09:09:00Z" w16du:dateUtc="2026-09-26T07:09:00Z">
            <w:rPr>
              <w:lang w:val="en-GB"/>
            </w:rPr>
          </w:rPrChange>
        </w:rPr>
        <w:t xml:space="preserve"> das von </w:t>
      </w:r>
      <w:proofErr w:type="spellStart"/>
      <w:r w:rsidRPr="006A744A">
        <w:rPr>
          <w:color w:val="A02B93" w:themeColor="accent5"/>
          <w:lang w:val="en-GB"/>
          <w:rPrChange w:id="90" w:author="Müller, Katharina" w:date="2026-09-26T09:09:00Z" w16du:dateUtc="2026-09-26T07:09:00Z">
            <w:rPr>
              <w:lang w:val="en-GB"/>
            </w:rPr>
          </w:rPrChange>
        </w:rPr>
        <w:t>vielen</w:t>
      </w:r>
      <w:proofErr w:type="spellEnd"/>
      <w:r w:rsidRPr="006A744A">
        <w:rPr>
          <w:color w:val="A02B93" w:themeColor="accent5"/>
          <w:lang w:val="en-GB"/>
          <w:rPrChange w:id="91" w:author="Müller, Katharina" w:date="2026-09-26T09:09:00Z" w16du:dateUtc="2026-09-26T07:09:00Z">
            <w:rPr>
              <w:lang w:val="en-GB"/>
            </w:rPr>
          </w:rPrChange>
        </w:rPr>
        <w:t xml:space="preserve"> </w:t>
      </w:r>
      <w:proofErr w:type="spellStart"/>
      <w:r w:rsidRPr="006A744A">
        <w:rPr>
          <w:color w:val="A02B93" w:themeColor="accent5"/>
          <w:lang w:val="en-GB"/>
          <w:rPrChange w:id="92" w:author="Müller, Katharina" w:date="2026-09-26T09:09:00Z" w16du:dateUtc="2026-09-26T07:09:00Z">
            <w:rPr>
              <w:lang w:val="en-GB"/>
            </w:rPr>
          </w:rPrChange>
        </w:rPr>
        <w:t>empfunden</w:t>
      </w:r>
      <w:proofErr w:type="spellEnd"/>
      <w:r w:rsidRPr="006A744A">
        <w:rPr>
          <w:color w:val="A02B93" w:themeColor="accent5"/>
          <w:lang w:val="en-GB"/>
          <w:rPrChange w:id="93" w:author="Müller, Katharina" w:date="2026-09-26T09:09:00Z" w16du:dateUtc="2026-09-26T07:09:00Z">
            <w:rPr>
              <w:lang w:val="en-GB"/>
            </w:rPr>
          </w:rPrChange>
        </w:rPr>
        <w:t xml:space="preserve"> </w:t>
      </w:r>
      <w:proofErr w:type="spellStart"/>
      <w:r w:rsidRPr="006A744A">
        <w:rPr>
          <w:color w:val="A02B93" w:themeColor="accent5"/>
          <w:lang w:val="en-GB"/>
          <w:rPrChange w:id="94" w:author="Müller, Katharina" w:date="2026-09-26T09:09:00Z" w16du:dateUtc="2026-09-26T07:09:00Z">
            <w:rPr>
              <w:lang w:val="en-GB"/>
            </w:rPr>
          </w:rPrChange>
        </w:rPr>
        <w:t>wird</w:t>
      </w:r>
      <w:proofErr w:type="spellEnd"/>
      <w:r w:rsidRPr="006A744A">
        <w:rPr>
          <w:color w:val="A02B93" w:themeColor="accent5"/>
          <w:lang w:val="en-GB"/>
          <w:rPrChange w:id="95" w:author="Müller, Katharina" w:date="2026-09-26T09:09:00Z" w16du:dateUtc="2026-09-26T07:09:00Z">
            <w:rPr>
              <w:lang w:val="en-GB"/>
            </w:rPr>
          </w:rPrChange>
        </w:rPr>
        <w:t xml:space="preserve">, </w:t>
      </w:r>
      <w:proofErr w:type="spellStart"/>
      <w:r w:rsidRPr="006A744A">
        <w:rPr>
          <w:color w:val="A02B93" w:themeColor="accent5"/>
          <w:lang w:val="en-GB"/>
          <w:rPrChange w:id="96" w:author="Müller, Katharina" w:date="2026-09-26T09:09:00Z" w16du:dateUtc="2026-09-26T07:09:00Z">
            <w:rPr>
              <w:lang w:val="en-GB"/>
            </w:rPr>
          </w:rPrChange>
        </w:rPr>
        <w:t>dass</w:t>
      </w:r>
      <w:proofErr w:type="spellEnd"/>
      <w:r w:rsidRPr="006A744A">
        <w:rPr>
          <w:color w:val="A02B93" w:themeColor="accent5"/>
          <w:lang w:val="en-GB"/>
          <w:rPrChange w:id="97" w:author="Müller, Katharina" w:date="2026-09-26T09:09:00Z" w16du:dateUtc="2026-09-26T07:09:00Z">
            <w:rPr>
              <w:lang w:val="en-GB"/>
            </w:rPr>
          </w:rPrChange>
        </w:rPr>
        <w:t xml:space="preserve"> </w:t>
      </w:r>
      <w:proofErr w:type="spellStart"/>
      <w:r w:rsidRPr="006A744A">
        <w:rPr>
          <w:color w:val="A02B93" w:themeColor="accent5"/>
          <w:lang w:val="en-GB"/>
          <w:rPrChange w:id="98" w:author="Müller, Katharina" w:date="2026-09-26T09:09:00Z" w16du:dateUtc="2026-09-26T07:09:00Z">
            <w:rPr>
              <w:lang w:val="en-GB"/>
            </w:rPr>
          </w:rPrChange>
        </w:rPr>
        <w:t>Entscheidungen</w:t>
      </w:r>
      <w:proofErr w:type="spellEnd"/>
      <w:r w:rsidRPr="006A744A">
        <w:rPr>
          <w:color w:val="A02B93" w:themeColor="accent5"/>
          <w:lang w:val="en-GB"/>
          <w:rPrChange w:id="99" w:author="Müller, Katharina" w:date="2026-09-26T09:09:00Z" w16du:dateUtc="2026-09-26T07:09:00Z">
            <w:rPr>
              <w:lang w:val="en-GB"/>
            </w:rPr>
          </w:rPrChange>
        </w:rPr>
        <w:t xml:space="preserve"> nicht </w:t>
      </w:r>
      <w:proofErr w:type="spellStart"/>
      <w:r w:rsidRPr="006A744A">
        <w:rPr>
          <w:color w:val="A02B93" w:themeColor="accent5"/>
          <w:lang w:val="en-GB"/>
          <w:rPrChange w:id="100" w:author="Müller, Katharina" w:date="2026-09-26T09:09:00Z" w16du:dateUtc="2026-09-26T07:09:00Z">
            <w:rPr>
              <w:lang w:val="en-GB"/>
            </w:rPr>
          </w:rPrChange>
        </w:rPr>
        <w:t>nachvollziehbar</w:t>
      </w:r>
      <w:proofErr w:type="spellEnd"/>
      <w:r w:rsidRPr="006A744A">
        <w:rPr>
          <w:color w:val="A02B93" w:themeColor="accent5"/>
          <w:lang w:val="en-GB"/>
          <w:rPrChange w:id="101" w:author="Müller, Katharina" w:date="2026-09-26T09:09:00Z" w16du:dateUtc="2026-09-26T07:09:00Z">
            <w:rPr>
              <w:lang w:val="en-GB"/>
            </w:rPr>
          </w:rPrChange>
        </w:rPr>
        <w:t xml:space="preserve"> </w:t>
      </w:r>
      <w:proofErr w:type="spellStart"/>
      <w:r w:rsidRPr="006A744A">
        <w:rPr>
          <w:color w:val="A02B93" w:themeColor="accent5"/>
          <w:lang w:val="en-GB"/>
          <w:rPrChange w:id="102" w:author="Müller, Katharina" w:date="2026-09-26T09:09:00Z" w16du:dateUtc="2026-09-26T07:09:00Z">
            <w:rPr>
              <w:lang w:val="en-GB"/>
            </w:rPr>
          </w:rPrChange>
        </w:rPr>
        <w:t>sind</w:t>
      </w:r>
      <w:proofErr w:type="spellEnd"/>
      <w:r w:rsidRPr="006A744A">
        <w:rPr>
          <w:color w:val="A02B93" w:themeColor="accent5"/>
          <w:lang w:val="en-GB"/>
          <w:rPrChange w:id="103" w:author="Müller, Katharina" w:date="2026-09-26T09:09:00Z" w16du:dateUtc="2026-09-26T07:09:00Z">
            <w:rPr>
              <w:lang w:val="en-GB"/>
            </w:rPr>
          </w:rPrChange>
        </w:rPr>
        <w:t xml:space="preserve"> … Was für </w:t>
      </w:r>
      <w:proofErr w:type="spellStart"/>
      <w:r w:rsidRPr="006A744A">
        <w:rPr>
          <w:color w:val="A02B93" w:themeColor="accent5"/>
          <w:lang w:val="en-GB"/>
          <w:rPrChange w:id="104" w:author="Müller, Katharina" w:date="2026-09-26T09:09:00Z" w16du:dateUtc="2026-09-26T07:09:00Z">
            <w:rPr>
              <w:lang w:val="en-GB"/>
            </w:rPr>
          </w:rPrChange>
        </w:rPr>
        <w:t>ein</w:t>
      </w:r>
      <w:proofErr w:type="spellEnd"/>
      <w:r w:rsidRPr="006A744A">
        <w:rPr>
          <w:color w:val="A02B93" w:themeColor="accent5"/>
          <w:lang w:val="en-GB"/>
          <w:rPrChange w:id="105" w:author="Müller, Katharina" w:date="2026-09-26T09:09:00Z" w16du:dateUtc="2026-09-26T07:09:00Z">
            <w:rPr>
              <w:lang w:val="en-GB"/>
            </w:rPr>
          </w:rPrChange>
        </w:rPr>
        <w:t xml:space="preserve"> Business Case </w:t>
      </w:r>
      <w:proofErr w:type="spellStart"/>
      <w:r w:rsidRPr="006A744A">
        <w:rPr>
          <w:color w:val="A02B93" w:themeColor="accent5"/>
          <w:lang w:val="en-GB"/>
          <w:rPrChange w:id="106" w:author="Müller, Katharina" w:date="2026-09-26T09:09:00Z" w16du:dateUtc="2026-09-26T07:09:00Z">
            <w:rPr>
              <w:lang w:val="en-GB"/>
            </w:rPr>
          </w:rPrChange>
        </w:rPr>
        <w:t>ist</w:t>
      </w:r>
      <w:proofErr w:type="spellEnd"/>
      <w:r w:rsidRPr="006A744A">
        <w:rPr>
          <w:color w:val="A02B93" w:themeColor="accent5"/>
          <w:lang w:val="en-GB"/>
          <w:rPrChange w:id="107" w:author="Müller, Katharina" w:date="2026-09-26T09:09:00Z" w16du:dateUtc="2026-09-26T07:09:00Z">
            <w:rPr>
              <w:lang w:val="en-GB"/>
            </w:rPr>
          </w:rPrChange>
        </w:rPr>
        <w:t xml:space="preserve"> </w:t>
      </w:r>
      <w:proofErr w:type="spellStart"/>
      <w:r w:rsidRPr="006A744A">
        <w:rPr>
          <w:color w:val="A02B93" w:themeColor="accent5"/>
          <w:lang w:val="en-GB"/>
          <w:rPrChange w:id="108" w:author="Müller, Katharina" w:date="2026-09-26T09:09:00Z" w16du:dateUtc="2026-09-26T07:09:00Z">
            <w:rPr>
              <w:lang w:val="en-GB"/>
            </w:rPr>
          </w:rPrChange>
        </w:rPr>
        <w:t>dahinter</w:t>
      </w:r>
      <w:proofErr w:type="spellEnd"/>
      <w:r w:rsidRPr="006A744A">
        <w:rPr>
          <w:color w:val="A02B93" w:themeColor="accent5"/>
          <w:lang w:val="en-GB"/>
          <w:rPrChange w:id="109" w:author="Müller, Katharina" w:date="2026-09-26T09:09:00Z" w16du:dateUtc="2026-09-26T07:09:00Z">
            <w:rPr>
              <w:lang w:val="en-GB"/>
            </w:rPr>
          </w:rPrChange>
        </w:rPr>
        <w:t xml:space="preserve">? Wie </w:t>
      </w:r>
      <w:proofErr w:type="spellStart"/>
      <w:r w:rsidRPr="006A744A">
        <w:rPr>
          <w:color w:val="A02B93" w:themeColor="accent5"/>
          <w:lang w:val="en-GB"/>
          <w:rPrChange w:id="110" w:author="Müller, Katharina" w:date="2026-09-26T09:09:00Z" w16du:dateUtc="2026-09-26T07:09:00Z">
            <w:rPr>
              <w:lang w:val="en-GB"/>
            </w:rPr>
          </w:rPrChange>
        </w:rPr>
        <w:t>ist</w:t>
      </w:r>
      <w:proofErr w:type="spellEnd"/>
      <w:r w:rsidRPr="006A744A">
        <w:rPr>
          <w:color w:val="A02B93" w:themeColor="accent5"/>
          <w:lang w:val="en-GB"/>
          <w:rPrChange w:id="111" w:author="Müller, Katharina" w:date="2026-09-26T09:09:00Z" w16du:dateUtc="2026-09-26T07:09:00Z">
            <w:rPr>
              <w:lang w:val="en-GB"/>
            </w:rPr>
          </w:rPrChange>
        </w:rPr>
        <w:t xml:space="preserve"> das Big Picture?”</w:t>
      </w:r>
      <w:r w:rsidRPr="005A6390">
        <w:rPr>
          <w:lang w:val="en-GB"/>
        </w:rPr>
        <w:t>), and unanswered messages were described as “</w:t>
      </w:r>
      <w:proofErr w:type="spellStart"/>
      <w:r w:rsidRPr="006A744A">
        <w:rPr>
          <w:color w:val="A02B93" w:themeColor="accent5"/>
          <w:lang w:val="en-GB"/>
          <w:rPrChange w:id="112" w:author="Müller, Katharina" w:date="2026-09-26T09:09:00Z" w16du:dateUtc="2026-09-26T07:09:00Z">
            <w:rPr>
              <w:lang w:val="en-GB"/>
            </w:rPr>
          </w:rPrChange>
        </w:rPr>
        <w:t>ein</w:t>
      </w:r>
      <w:proofErr w:type="spellEnd"/>
      <w:r w:rsidRPr="006A744A">
        <w:rPr>
          <w:color w:val="A02B93" w:themeColor="accent5"/>
          <w:lang w:val="en-GB"/>
          <w:rPrChange w:id="113" w:author="Müller, Katharina" w:date="2026-09-26T09:09:00Z" w16du:dateUtc="2026-09-26T07:09:00Z">
            <w:rPr>
              <w:lang w:val="en-GB"/>
            </w:rPr>
          </w:rPrChange>
        </w:rPr>
        <w:t xml:space="preserve"> No-Go in der </w:t>
      </w:r>
      <w:proofErr w:type="spellStart"/>
      <w:r w:rsidRPr="006A744A">
        <w:rPr>
          <w:color w:val="A02B93" w:themeColor="accent5"/>
          <w:lang w:val="en-GB"/>
          <w:rPrChange w:id="114" w:author="Müller, Katharina" w:date="2026-09-26T09:09:00Z" w16du:dateUtc="2026-09-26T07:09:00Z">
            <w:rPr>
              <w:lang w:val="en-GB"/>
            </w:rPr>
          </w:rPrChange>
        </w:rPr>
        <w:t>internen</w:t>
      </w:r>
      <w:proofErr w:type="spellEnd"/>
      <w:r w:rsidRPr="006A744A">
        <w:rPr>
          <w:color w:val="A02B93" w:themeColor="accent5"/>
          <w:lang w:val="en-GB"/>
          <w:rPrChange w:id="115" w:author="Müller, Katharina" w:date="2026-09-26T09:09:00Z" w16du:dateUtc="2026-09-26T07:09:00Z">
            <w:rPr>
              <w:lang w:val="en-GB"/>
            </w:rPr>
          </w:rPrChange>
        </w:rPr>
        <w:t xml:space="preserve"> Kommunikation</w:t>
      </w:r>
      <w:r w:rsidRPr="005A6390">
        <w:rPr>
          <w:lang w:val="en-GB"/>
        </w:rPr>
        <w:t xml:space="preserve">”. At PE the deficit was internal </w:t>
      </w:r>
      <w:r w:rsidRPr="005A6390">
        <w:rPr>
          <w:lang w:val="en-GB"/>
        </w:rPr>
        <w:lastRenderedPageBreak/>
        <w:t>and structural: no central documentation system, no ticketing or project-management tool, and a single communication channel. P2 described the consequence precisely:</w:t>
      </w:r>
    </w:p>
    <w:p w14:paraId="41659BA6" w14:textId="77777777" w:rsidR="000510BE" w:rsidRPr="005A6390" w:rsidRDefault="00000000">
      <w:pPr>
        <w:spacing w:before="50" w:line="225" w:lineRule="auto"/>
        <w:ind w:left="340" w:right="240"/>
        <w:jc w:val="both"/>
        <w:rPr>
          <w:lang w:val="en-GB"/>
        </w:rPr>
      </w:pPr>
      <w:r w:rsidRPr="005A6390">
        <w:rPr>
          <w:i/>
          <w:iCs/>
          <w:sz w:val="18"/>
          <w:szCs w:val="18"/>
          <w:lang w:val="en-GB"/>
        </w:rPr>
        <w:t>“</w:t>
      </w:r>
      <w:r w:rsidRPr="00305238">
        <w:rPr>
          <w:i/>
          <w:iCs/>
          <w:color w:val="A02B93" w:themeColor="accent5"/>
          <w:sz w:val="18"/>
          <w:szCs w:val="18"/>
          <w:lang w:val="en-GB"/>
          <w:rPrChange w:id="116" w:author="Müller, Katharina" w:date="2026-09-26T09:09:00Z" w16du:dateUtc="2026-09-26T07:09:00Z">
            <w:rPr>
              <w:i/>
              <w:iCs/>
              <w:sz w:val="18"/>
              <w:szCs w:val="18"/>
              <w:lang w:val="en-GB"/>
            </w:rPr>
          </w:rPrChange>
        </w:rPr>
        <w:t xml:space="preserve">Wir </w:t>
      </w:r>
      <w:proofErr w:type="spellStart"/>
      <w:r w:rsidRPr="00305238">
        <w:rPr>
          <w:i/>
          <w:iCs/>
          <w:color w:val="A02B93" w:themeColor="accent5"/>
          <w:sz w:val="18"/>
          <w:szCs w:val="18"/>
          <w:lang w:val="en-GB"/>
          <w:rPrChange w:id="117" w:author="Müller, Katharina" w:date="2026-09-26T09:09:00Z" w16du:dateUtc="2026-09-26T07:09:00Z">
            <w:rPr>
              <w:i/>
              <w:iCs/>
              <w:sz w:val="18"/>
              <w:szCs w:val="18"/>
              <w:lang w:val="en-GB"/>
            </w:rPr>
          </w:rPrChange>
        </w:rPr>
        <w:t>haben</w:t>
      </w:r>
      <w:proofErr w:type="spellEnd"/>
      <w:r w:rsidRPr="00305238">
        <w:rPr>
          <w:i/>
          <w:iCs/>
          <w:color w:val="A02B93" w:themeColor="accent5"/>
          <w:sz w:val="18"/>
          <w:szCs w:val="18"/>
          <w:lang w:val="en-GB"/>
          <w:rPrChange w:id="118" w:author="Müller, Katharina" w:date="2026-09-26T09:09:00Z" w16du:dateUtc="2026-09-26T07:09:00Z">
            <w:rPr>
              <w:i/>
              <w:iCs/>
              <w:sz w:val="18"/>
              <w:szCs w:val="18"/>
              <w:lang w:val="en-GB"/>
            </w:rPr>
          </w:rPrChange>
        </w:rPr>
        <w:t xml:space="preserve"> </w:t>
      </w:r>
      <w:proofErr w:type="spellStart"/>
      <w:r w:rsidRPr="00305238">
        <w:rPr>
          <w:i/>
          <w:iCs/>
          <w:color w:val="A02B93" w:themeColor="accent5"/>
          <w:sz w:val="18"/>
          <w:szCs w:val="18"/>
          <w:lang w:val="en-GB"/>
          <w:rPrChange w:id="119" w:author="Müller, Katharina" w:date="2026-09-26T09:09:00Z" w16du:dateUtc="2026-09-26T07:09:00Z">
            <w:rPr>
              <w:i/>
              <w:iCs/>
              <w:sz w:val="18"/>
              <w:szCs w:val="18"/>
              <w:lang w:val="en-GB"/>
            </w:rPr>
          </w:rPrChange>
        </w:rPr>
        <w:t>eine</w:t>
      </w:r>
      <w:proofErr w:type="spellEnd"/>
      <w:r w:rsidRPr="00305238">
        <w:rPr>
          <w:i/>
          <w:iCs/>
          <w:color w:val="A02B93" w:themeColor="accent5"/>
          <w:sz w:val="18"/>
          <w:szCs w:val="18"/>
          <w:lang w:val="en-GB"/>
          <w:rPrChange w:id="120" w:author="Müller, Katharina" w:date="2026-09-26T09:09:00Z" w16du:dateUtc="2026-09-26T07:09:00Z">
            <w:rPr>
              <w:i/>
              <w:iCs/>
              <w:sz w:val="18"/>
              <w:szCs w:val="18"/>
              <w:lang w:val="en-GB"/>
            </w:rPr>
          </w:rPrChange>
        </w:rPr>
        <w:t xml:space="preserve"> </w:t>
      </w:r>
      <w:proofErr w:type="spellStart"/>
      <w:r w:rsidRPr="00305238">
        <w:rPr>
          <w:i/>
          <w:iCs/>
          <w:color w:val="A02B93" w:themeColor="accent5"/>
          <w:sz w:val="18"/>
          <w:szCs w:val="18"/>
          <w:lang w:val="en-GB"/>
          <w:rPrChange w:id="121" w:author="Müller, Katharina" w:date="2026-09-26T09:09:00Z" w16du:dateUtc="2026-09-26T07:09:00Z">
            <w:rPr>
              <w:i/>
              <w:iCs/>
              <w:sz w:val="18"/>
              <w:szCs w:val="18"/>
              <w:lang w:val="en-GB"/>
            </w:rPr>
          </w:rPrChange>
        </w:rPr>
        <w:t>sehr</w:t>
      </w:r>
      <w:proofErr w:type="spellEnd"/>
      <w:r w:rsidRPr="00305238">
        <w:rPr>
          <w:i/>
          <w:iCs/>
          <w:color w:val="A02B93" w:themeColor="accent5"/>
          <w:sz w:val="18"/>
          <w:szCs w:val="18"/>
          <w:lang w:val="en-GB"/>
          <w:rPrChange w:id="122" w:author="Müller, Katharina" w:date="2026-09-26T09:09:00Z" w16du:dateUtc="2026-09-26T07:09:00Z">
            <w:rPr>
              <w:i/>
              <w:iCs/>
              <w:sz w:val="18"/>
              <w:szCs w:val="18"/>
              <w:lang w:val="en-GB"/>
            </w:rPr>
          </w:rPrChange>
        </w:rPr>
        <w:t xml:space="preserve">, </w:t>
      </w:r>
      <w:proofErr w:type="spellStart"/>
      <w:r w:rsidRPr="00305238">
        <w:rPr>
          <w:i/>
          <w:iCs/>
          <w:color w:val="A02B93" w:themeColor="accent5"/>
          <w:sz w:val="18"/>
          <w:szCs w:val="18"/>
          <w:lang w:val="en-GB"/>
          <w:rPrChange w:id="123" w:author="Müller, Katharina" w:date="2026-09-26T09:09:00Z" w16du:dateUtc="2026-09-26T07:09:00Z">
            <w:rPr>
              <w:i/>
              <w:iCs/>
              <w:sz w:val="18"/>
              <w:szCs w:val="18"/>
              <w:lang w:val="en-GB"/>
            </w:rPr>
          </w:rPrChange>
        </w:rPr>
        <w:t>sehr</w:t>
      </w:r>
      <w:proofErr w:type="spellEnd"/>
      <w:r w:rsidRPr="00305238">
        <w:rPr>
          <w:i/>
          <w:iCs/>
          <w:color w:val="A02B93" w:themeColor="accent5"/>
          <w:sz w:val="18"/>
          <w:szCs w:val="18"/>
          <w:lang w:val="en-GB"/>
          <w:rPrChange w:id="124" w:author="Müller, Katharina" w:date="2026-09-26T09:09:00Z" w16du:dateUtc="2026-09-26T07:09:00Z">
            <w:rPr>
              <w:i/>
              <w:iCs/>
              <w:sz w:val="18"/>
              <w:szCs w:val="18"/>
              <w:lang w:val="en-GB"/>
            </w:rPr>
          </w:rPrChange>
        </w:rPr>
        <w:t xml:space="preserve"> </w:t>
      </w:r>
      <w:proofErr w:type="spellStart"/>
      <w:r w:rsidRPr="00305238">
        <w:rPr>
          <w:i/>
          <w:iCs/>
          <w:color w:val="A02B93" w:themeColor="accent5"/>
          <w:sz w:val="18"/>
          <w:szCs w:val="18"/>
          <w:lang w:val="en-GB"/>
          <w:rPrChange w:id="125" w:author="Müller, Katharina" w:date="2026-09-26T09:09:00Z" w16du:dateUtc="2026-09-26T07:09:00Z">
            <w:rPr>
              <w:i/>
              <w:iCs/>
              <w:sz w:val="18"/>
              <w:szCs w:val="18"/>
              <w:lang w:val="en-GB"/>
            </w:rPr>
          </w:rPrChange>
        </w:rPr>
        <w:t>schlechte</w:t>
      </w:r>
      <w:proofErr w:type="spellEnd"/>
      <w:r w:rsidRPr="00305238">
        <w:rPr>
          <w:i/>
          <w:iCs/>
          <w:color w:val="A02B93" w:themeColor="accent5"/>
          <w:sz w:val="18"/>
          <w:szCs w:val="18"/>
          <w:lang w:val="en-GB"/>
          <w:rPrChange w:id="126" w:author="Müller, Katharina" w:date="2026-09-26T09:09:00Z" w16du:dateUtc="2026-09-26T07:09:00Z">
            <w:rPr>
              <w:i/>
              <w:iCs/>
              <w:sz w:val="18"/>
              <w:szCs w:val="18"/>
              <w:lang w:val="en-GB"/>
            </w:rPr>
          </w:rPrChange>
        </w:rPr>
        <w:t xml:space="preserve"> </w:t>
      </w:r>
      <w:proofErr w:type="spellStart"/>
      <w:r w:rsidRPr="00305238">
        <w:rPr>
          <w:i/>
          <w:iCs/>
          <w:color w:val="A02B93" w:themeColor="accent5"/>
          <w:sz w:val="18"/>
          <w:szCs w:val="18"/>
          <w:lang w:val="en-GB"/>
          <w:rPrChange w:id="127" w:author="Müller, Katharina" w:date="2026-09-26T09:09:00Z" w16du:dateUtc="2026-09-26T07:09:00Z">
            <w:rPr>
              <w:i/>
              <w:iCs/>
              <w:sz w:val="18"/>
              <w:szCs w:val="18"/>
              <w:lang w:val="en-GB"/>
            </w:rPr>
          </w:rPrChange>
        </w:rPr>
        <w:t>Datenhaltung</w:t>
      </w:r>
      <w:proofErr w:type="spellEnd"/>
      <w:r w:rsidRPr="00305238">
        <w:rPr>
          <w:i/>
          <w:iCs/>
          <w:color w:val="A02B93" w:themeColor="accent5"/>
          <w:sz w:val="18"/>
          <w:szCs w:val="18"/>
          <w:lang w:val="en-GB"/>
          <w:rPrChange w:id="128" w:author="Müller, Katharina" w:date="2026-09-26T09:09:00Z" w16du:dateUtc="2026-09-26T07:09:00Z">
            <w:rPr>
              <w:i/>
              <w:iCs/>
              <w:sz w:val="18"/>
              <w:szCs w:val="18"/>
              <w:lang w:val="en-GB"/>
            </w:rPr>
          </w:rPrChange>
        </w:rPr>
        <w:t xml:space="preserve"> und </w:t>
      </w:r>
      <w:proofErr w:type="spellStart"/>
      <w:r w:rsidRPr="00305238">
        <w:rPr>
          <w:i/>
          <w:iCs/>
          <w:color w:val="A02B93" w:themeColor="accent5"/>
          <w:sz w:val="18"/>
          <w:szCs w:val="18"/>
          <w:lang w:val="en-GB"/>
          <w:rPrChange w:id="129" w:author="Müller, Katharina" w:date="2026-09-26T09:09:00Z" w16du:dateUtc="2026-09-26T07:09:00Z">
            <w:rPr>
              <w:i/>
              <w:iCs/>
              <w:sz w:val="18"/>
              <w:szCs w:val="18"/>
              <w:lang w:val="en-GB"/>
            </w:rPr>
          </w:rPrChange>
        </w:rPr>
        <w:t>Datenstruktur</w:t>
      </w:r>
      <w:proofErr w:type="spellEnd"/>
      <w:r w:rsidRPr="00305238">
        <w:rPr>
          <w:i/>
          <w:iCs/>
          <w:color w:val="A02B93" w:themeColor="accent5"/>
          <w:sz w:val="18"/>
          <w:szCs w:val="18"/>
          <w:lang w:val="en-GB"/>
          <w:rPrChange w:id="130" w:author="Müller, Katharina" w:date="2026-09-26T09:09:00Z" w16du:dateUtc="2026-09-26T07:09:00Z">
            <w:rPr>
              <w:i/>
              <w:iCs/>
              <w:sz w:val="18"/>
              <w:szCs w:val="18"/>
              <w:lang w:val="en-GB"/>
            </w:rPr>
          </w:rPrChange>
        </w:rPr>
        <w:t xml:space="preserve"> </w:t>
      </w:r>
      <w:proofErr w:type="spellStart"/>
      <w:r w:rsidRPr="00305238">
        <w:rPr>
          <w:i/>
          <w:iCs/>
          <w:color w:val="A02B93" w:themeColor="accent5"/>
          <w:sz w:val="18"/>
          <w:szCs w:val="18"/>
          <w:lang w:val="en-GB"/>
          <w:rPrChange w:id="131" w:author="Müller, Katharina" w:date="2026-09-26T09:09:00Z" w16du:dateUtc="2026-09-26T07:09:00Z">
            <w:rPr>
              <w:i/>
              <w:iCs/>
              <w:sz w:val="18"/>
              <w:szCs w:val="18"/>
              <w:lang w:val="en-GB"/>
            </w:rPr>
          </w:rPrChange>
        </w:rPr>
        <w:t>mit</w:t>
      </w:r>
      <w:proofErr w:type="spellEnd"/>
      <w:r w:rsidRPr="00305238">
        <w:rPr>
          <w:i/>
          <w:iCs/>
          <w:color w:val="A02B93" w:themeColor="accent5"/>
          <w:sz w:val="18"/>
          <w:szCs w:val="18"/>
          <w:lang w:val="en-GB"/>
          <w:rPrChange w:id="132" w:author="Müller, Katharina" w:date="2026-09-26T09:09:00Z" w16du:dateUtc="2026-09-26T07:09:00Z">
            <w:rPr>
              <w:i/>
              <w:iCs/>
              <w:sz w:val="18"/>
              <w:szCs w:val="18"/>
              <w:lang w:val="en-GB"/>
            </w:rPr>
          </w:rPrChange>
        </w:rPr>
        <w:t xml:space="preserve"> </w:t>
      </w:r>
      <w:proofErr w:type="spellStart"/>
      <w:r w:rsidRPr="00305238">
        <w:rPr>
          <w:i/>
          <w:iCs/>
          <w:color w:val="A02B93" w:themeColor="accent5"/>
          <w:sz w:val="18"/>
          <w:szCs w:val="18"/>
          <w:lang w:val="en-GB"/>
          <w:rPrChange w:id="133" w:author="Müller, Katharina" w:date="2026-09-26T09:09:00Z" w16du:dateUtc="2026-09-26T07:09:00Z">
            <w:rPr>
              <w:i/>
              <w:iCs/>
              <w:sz w:val="18"/>
              <w:szCs w:val="18"/>
              <w:lang w:val="en-GB"/>
            </w:rPr>
          </w:rPrChange>
        </w:rPr>
        <w:t>Schatteninfrastrukturen</w:t>
      </w:r>
      <w:proofErr w:type="spellEnd"/>
      <w:r w:rsidRPr="00305238">
        <w:rPr>
          <w:i/>
          <w:iCs/>
          <w:color w:val="A02B93" w:themeColor="accent5"/>
          <w:sz w:val="18"/>
          <w:szCs w:val="18"/>
          <w:lang w:val="en-GB"/>
          <w:rPrChange w:id="134" w:author="Müller, Katharina" w:date="2026-09-26T09:09:00Z" w16du:dateUtc="2026-09-26T07:09:00Z">
            <w:rPr>
              <w:i/>
              <w:iCs/>
              <w:sz w:val="18"/>
              <w:szCs w:val="18"/>
              <w:lang w:val="en-GB"/>
            </w:rPr>
          </w:rPrChange>
        </w:rPr>
        <w:t xml:space="preserve"> … und so </w:t>
      </w:r>
      <w:proofErr w:type="spellStart"/>
      <w:r w:rsidRPr="00305238">
        <w:rPr>
          <w:i/>
          <w:iCs/>
          <w:color w:val="A02B93" w:themeColor="accent5"/>
          <w:sz w:val="18"/>
          <w:szCs w:val="18"/>
          <w:lang w:val="en-GB"/>
          <w:rPrChange w:id="135" w:author="Müller, Katharina" w:date="2026-09-26T09:09:00Z" w16du:dateUtc="2026-09-26T07:09:00Z">
            <w:rPr>
              <w:i/>
              <w:iCs/>
              <w:sz w:val="18"/>
              <w:szCs w:val="18"/>
              <w:lang w:val="en-GB"/>
            </w:rPr>
          </w:rPrChange>
        </w:rPr>
        <w:t>entsteht</w:t>
      </w:r>
      <w:proofErr w:type="spellEnd"/>
      <w:r w:rsidRPr="00305238">
        <w:rPr>
          <w:i/>
          <w:iCs/>
          <w:color w:val="A02B93" w:themeColor="accent5"/>
          <w:sz w:val="18"/>
          <w:szCs w:val="18"/>
          <w:lang w:val="en-GB"/>
          <w:rPrChange w:id="136" w:author="Müller, Katharina" w:date="2026-09-26T09:09:00Z" w16du:dateUtc="2026-09-26T07:09:00Z">
            <w:rPr>
              <w:i/>
              <w:iCs/>
              <w:sz w:val="18"/>
              <w:szCs w:val="18"/>
              <w:lang w:val="en-GB"/>
            </w:rPr>
          </w:rPrChange>
        </w:rPr>
        <w:t xml:space="preserve"> </w:t>
      </w:r>
      <w:proofErr w:type="spellStart"/>
      <w:r w:rsidRPr="00305238">
        <w:rPr>
          <w:i/>
          <w:iCs/>
          <w:color w:val="A02B93" w:themeColor="accent5"/>
          <w:sz w:val="18"/>
          <w:szCs w:val="18"/>
          <w:lang w:val="en-GB"/>
          <w:rPrChange w:id="137" w:author="Müller, Katharina" w:date="2026-09-26T09:09:00Z" w16du:dateUtc="2026-09-26T07:09:00Z">
            <w:rPr>
              <w:i/>
              <w:iCs/>
              <w:sz w:val="18"/>
              <w:szCs w:val="18"/>
              <w:lang w:val="en-GB"/>
            </w:rPr>
          </w:rPrChange>
        </w:rPr>
        <w:t>dann</w:t>
      </w:r>
      <w:proofErr w:type="spellEnd"/>
      <w:r w:rsidRPr="00305238">
        <w:rPr>
          <w:i/>
          <w:iCs/>
          <w:color w:val="A02B93" w:themeColor="accent5"/>
          <w:sz w:val="18"/>
          <w:szCs w:val="18"/>
          <w:lang w:val="en-GB"/>
          <w:rPrChange w:id="138" w:author="Müller, Katharina" w:date="2026-09-26T09:09:00Z" w16du:dateUtc="2026-09-26T07:09:00Z">
            <w:rPr>
              <w:i/>
              <w:iCs/>
              <w:sz w:val="18"/>
              <w:szCs w:val="18"/>
              <w:lang w:val="en-GB"/>
            </w:rPr>
          </w:rPrChange>
        </w:rPr>
        <w:t xml:space="preserve"> </w:t>
      </w:r>
      <w:proofErr w:type="spellStart"/>
      <w:r w:rsidRPr="00305238">
        <w:rPr>
          <w:i/>
          <w:iCs/>
          <w:color w:val="A02B93" w:themeColor="accent5"/>
          <w:sz w:val="18"/>
          <w:szCs w:val="18"/>
          <w:lang w:val="en-GB"/>
          <w:rPrChange w:id="139" w:author="Müller, Katharina" w:date="2026-09-26T09:09:00Z" w16du:dateUtc="2026-09-26T07:09:00Z">
            <w:rPr>
              <w:i/>
              <w:iCs/>
              <w:sz w:val="18"/>
              <w:szCs w:val="18"/>
              <w:lang w:val="en-GB"/>
            </w:rPr>
          </w:rPrChange>
        </w:rPr>
        <w:t>ein</w:t>
      </w:r>
      <w:proofErr w:type="spellEnd"/>
      <w:r w:rsidRPr="00305238">
        <w:rPr>
          <w:i/>
          <w:iCs/>
          <w:color w:val="A02B93" w:themeColor="accent5"/>
          <w:sz w:val="18"/>
          <w:szCs w:val="18"/>
          <w:lang w:val="en-GB"/>
          <w:rPrChange w:id="140" w:author="Müller, Katharina" w:date="2026-09-26T09:09:00Z" w16du:dateUtc="2026-09-26T07:09:00Z">
            <w:rPr>
              <w:i/>
              <w:iCs/>
              <w:sz w:val="18"/>
              <w:szCs w:val="18"/>
              <w:lang w:val="en-GB"/>
            </w:rPr>
          </w:rPrChange>
        </w:rPr>
        <w:t xml:space="preserve"> </w:t>
      </w:r>
      <w:proofErr w:type="spellStart"/>
      <w:r w:rsidRPr="00305238">
        <w:rPr>
          <w:i/>
          <w:iCs/>
          <w:color w:val="A02B93" w:themeColor="accent5"/>
          <w:sz w:val="18"/>
          <w:szCs w:val="18"/>
          <w:lang w:val="en-GB"/>
          <w:rPrChange w:id="141" w:author="Müller, Katharina" w:date="2026-09-26T09:09:00Z" w16du:dateUtc="2026-09-26T07:09:00Z">
            <w:rPr>
              <w:i/>
              <w:iCs/>
              <w:sz w:val="18"/>
              <w:szCs w:val="18"/>
              <w:lang w:val="en-GB"/>
            </w:rPr>
          </w:rPrChange>
        </w:rPr>
        <w:t>totaler</w:t>
      </w:r>
      <w:proofErr w:type="spellEnd"/>
      <w:r w:rsidRPr="00305238">
        <w:rPr>
          <w:i/>
          <w:iCs/>
          <w:color w:val="A02B93" w:themeColor="accent5"/>
          <w:sz w:val="18"/>
          <w:szCs w:val="18"/>
          <w:lang w:val="en-GB"/>
          <w:rPrChange w:id="142" w:author="Müller, Katharina" w:date="2026-09-26T09:09:00Z" w16du:dateUtc="2026-09-26T07:09:00Z">
            <w:rPr>
              <w:i/>
              <w:iCs/>
              <w:sz w:val="18"/>
              <w:szCs w:val="18"/>
              <w:lang w:val="en-GB"/>
            </w:rPr>
          </w:rPrChange>
        </w:rPr>
        <w:t xml:space="preserve"> </w:t>
      </w:r>
      <w:proofErr w:type="spellStart"/>
      <w:r w:rsidRPr="00305238">
        <w:rPr>
          <w:i/>
          <w:iCs/>
          <w:color w:val="A02B93" w:themeColor="accent5"/>
          <w:sz w:val="18"/>
          <w:szCs w:val="18"/>
          <w:lang w:val="en-GB"/>
          <w:rPrChange w:id="143" w:author="Müller, Katharina" w:date="2026-09-26T09:09:00Z" w16du:dateUtc="2026-09-26T07:09:00Z">
            <w:rPr>
              <w:i/>
              <w:iCs/>
              <w:sz w:val="18"/>
              <w:szCs w:val="18"/>
              <w:lang w:val="en-GB"/>
            </w:rPr>
          </w:rPrChange>
        </w:rPr>
        <w:t>Datenverlust</w:t>
      </w:r>
      <w:proofErr w:type="spellEnd"/>
      <w:r w:rsidRPr="00305238">
        <w:rPr>
          <w:i/>
          <w:iCs/>
          <w:color w:val="A02B93" w:themeColor="accent5"/>
          <w:sz w:val="18"/>
          <w:szCs w:val="18"/>
          <w:lang w:val="en-GB"/>
          <w:rPrChange w:id="144" w:author="Müller, Katharina" w:date="2026-09-26T09:09:00Z" w16du:dateUtc="2026-09-26T07:09:00Z">
            <w:rPr>
              <w:i/>
              <w:iCs/>
              <w:sz w:val="18"/>
              <w:szCs w:val="18"/>
              <w:lang w:val="en-GB"/>
            </w:rPr>
          </w:rPrChange>
        </w:rPr>
        <w:t xml:space="preserve">. Ich </w:t>
      </w:r>
      <w:proofErr w:type="spellStart"/>
      <w:r w:rsidRPr="00305238">
        <w:rPr>
          <w:i/>
          <w:iCs/>
          <w:color w:val="A02B93" w:themeColor="accent5"/>
          <w:sz w:val="18"/>
          <w:szCs w:val="18"/>
          <w:lang w:val="en-GB"/>
          <w:rPrChange w:id="145" w:author="Müller, Katharina" w:date="2026-09-26T09:09:00Z" w16du:dateUtc="2026-09-26T07:09:00Z">
            <w:rPr>
              <w:i/>
              <w:iCs/>
              <w:sz w:val="18"/>
              <w:szCs w:val="18"/>
              <w:lang w:val="en-GB"/>
            </w:rPr>
          </w:rPrChange>
        </w:rPr>
        <w:t>glaube</w:t>
      </w:r>
      <w:proofErr w:type="spellEnd"/>
      <w:r w:rsidRPr="00305238">
        <w:rPr>
          <w:i/>
          <w:iCs/>
          <w:color w:val="A02B93" w:themeColor="accent5"/>
          <w:sz w:val="18"/>
          <w:szCs w:val="18"/>
          <w:lang w:val="en-GB"/>
          <w:rPrChange w:id="146" w:author="Müller, Katharina" w:date="2026-09-26T09:09:00Z" w16du:dateUtc="2026-09-26T07:09:00Z">
            <w:rPr>
              <w:i/>
              <w:iCs/>
              <w:sz w:val="18"/>
              <w:szCs w:val="18"/>
              <w:lang w:val="en-GB"/>
            </w:rPr>
          </w:rPrChange>
        </w:rPr>
        <w:t xml:space="preserve"> </w:t>
      </w:r>
      <w:proofErr w:type="spellStart"/>
      <w:r w:rsidRPr="00305238">
        <w:rPr>
          <w:i/>
          <w:iCs/>
          <w:color w:val="A02B93" w:themeColor="accent5"/>
          <w:sz w:val="18"/>
          <w:szCs w:val="18"/>
          <w:lang w:val="en-GB"/>
          <w:rPrChange w:id="147" w:author="Müller, Katharina" w:date="2026-09-26T09:09:00Z" w16du:dateUtc="2026-09-26T07:09:00Z">
            <w:rPr>
              <w:i/>
              <w:iCs/>
              <w:sz w:val="18"/>
              <w:szCs w:val="18"/>
              <w:lang w:val="en-GB"/>
            </w:rPr>
          </w:rPrChange>
        </w:rPr>
        <w:t>tatsächlich</w:t>
      </w:r>
      <w:proofErr w:type="spellEnd"/>
      <w:r w:rsidRPr="00305238">
        <w:rPr>
          <w:i/>
          <w:iCs/>
          <w:color w:val="A02B93" w:themeColor="accent5"/>
          <w:sz w:val="18"/>
          <w:szCs w:val="18"/>
          <w:lang w:val="en-GB"/>
          <w:rPrChange w:id="148" w:author="Müller, Katharina" w:date="2026-09-26T09:09:00Z" w16du:dateUtc="2026-09-26T07:09:00Z">
            <w:rPr>
              <w:i/>
              <w:iCs/>
              <w:sz w:val="18"/>
              <w:szCs w:val="18"/>
              <w:lang w:val="en-GB"/>
            </w:rPr>
          </w:rPrChange>
        </w:rPr>
        <w:t xml:space="preserve">, </w:t>
      </w:r>
      <w:proofErr w:type="spellStart"/>
      <w:r w:rsidRPr="00305238">
        <w:rPr>
          <w:i/>
          <w:iCs/>
          <w:color w:val="A02B93" w:themeColor="accent5"/>
          <w:sz w:val="18"/>
          <w:szCs w:val="18"/>
          <w:lang w:val="en-GB"/>
          <w:rPrChange w:id="149" w:author="Müller, Katharina" w:date="2026-09-26T09:09:00Z" w16du:dateUtc="2026-09-26T07:09:00Z">
            <w:rPr>
              <w:i/>
              <w:iCs/>
              <w:sz w:val="18"/>
              <w:szCs w:val="18"/>
              <w:lang w:val="en-GB"/>
            </w:rPr>
          </w:rPrChange>
        </w:rPr>
        <w:t>dass</w:t>
      </w:r>
      <w:proofErr w:type="spellEnd"/>
      <w:r w:rsidRPr="00305238">
        <w:rPr>
          <w:i/>
          <w:iCs/>
          <w:color w:val="A02B93" w:themeColor="accent5"/>
          <w:sz w:val="18"/>
          <w:szCs w:val="18"/>
          <w:lang w:val="en-GB"/>
          <w:rPrChange w:id="150" w:author="Müller, Katharina" w:date="2026-09-26T09:09:00Z" w16du:dateUtc="2026-09-26T07:09:00Z">
            <w:rPr>
              <w:i/>
              <w:iCs/>
              <w:sz w:val="18"/>
              <w:szCs w:val="18"/>
              <w:lang w:val="en-GB"/>
            </w:rPr>
          </w:rPrChange>
        </w:rPr>
        <w:t xml:space="preserve"> am Ende des Tages, </w:t>
      </w:r>
      <w:proofErr w:type="spellStart"/>
      <w:r w:rsidRPr="00305238">
        <w:rPr>
          <w:i/>
          <w:iCs/>
          <w:color w:val="A02B93" w:themeColor="accent5"/>
          <w:sz w:val="18"/>
          <w:szCs w:val="18"/>
          <w:lang w:val="en-GB"/>
          <w:rPrChange w:id="151" w:author="Müller, Katharina" w:date="2026-09-26T09:09:00Z" w16du:dateUtc="2026-09-26T07:09:00Z">
            <w:rPr>
              <w:i/>
              <w:iCs/>
              <w:sz w:val="18"/>
              <w:szCs w:val="18"/>
              <w:lang w:val="en-GB"/>
            </w:rPr>
          </w:rPrChange>
        </w:rPr>
        <w:t>außer</w:t>
      </w:r>
      <w:proofErr w:type="spellEnd"/>
      <w:r w:rsidRPr="00305238">
        <w:rPr>
          <w:i/>
          <w:iCs/>
          <w:color w:val="A02B93" w:themeColor="accent5"/>
          <w:sz w:val="18"/>
          <w:szCs w:val="18"/>
          <w:lang w:val="en-GB"/>
          <w:rPrChange w:id="152" w:author="Müller, Katharina" w:date="2026-09-26T09:09:00Z" w16du:dateUtc="2026-09-26T07:09:00Z">
            <w:rPr>
              <w:i/>
              <w:iCs/>
              <w:sz w:val="18"/>
              <w:szCs w:val="18"/>
              <w:lang w:val="en-GB"/>
            </w:rPr>
          </w:rPrChange>
        </w:rPr>
        <w:t xml:space="preserve"> die Person, die es </w:t>
      </w:r>
      <w:proofErr w:type="spellStart"/>
      <w:r w:rsidRPr="00305238">
        <w:rPr>
          <w:i/>
          <w:iCs/>
          <w:color w:val="A02B93" w:themeColor="accent5"/>
          <w:sz w:val="18"/>
          <w:szCs w:val="18"/>
          <w:lang w:val="en-GB"/>
          <w:rPrChange w:id="153" w:author="Müller, Katharina" w:date="2026-09-26T09:09:00Z" w16du:dateUtc="2026-09-26T07:09:00Z">
            <w:rPr>
              <w:i/>
              <w:iCs/>
              <w:sz w:val="18"/>
              <w:szCs w:val="18"/>
              <w:lang w:val="en-GB"/>
            </w:rPr>
          </w:rPrChange>
        </w:rPr>
        <w:t>selbst</w:t>
      </w:r>
      <w:proofErr w:type="spellEnd"/>
      <w:r w:rsidRPr="00305238">
        <w:rPr>
          <w:i/>
          <w:iCs/>
          <w:color w:val="A02B93" w:themeColor="accent5"/>
          <w:sz w:val="18"/>
          <w:szCs w:val="18"/>
          <w:lang w:val="en-GB"/>
          <w:rPrChange w:id="154" w:author="Müller, Katharina" w:date="2026-09-26T09:09:00Z" w16du:dateUtc="2026-09-26T07:09:00Z">
            <w:rPr>
              <w:i/>
              <w:iCs/>
              <w:sz w:val="18"/>
              <w:szCs w:val="18"/>
              <w:lang w:val="en-GB"/>
            </w:rPr>
          </w:rPrChange>
        </w:rPr>
        <w:t xml:space="preserve"> </w:t>
      </w:r>
      <w:proofErr w:type="spellStart"/>
      <w:r w:rsidRPr="00305238">
        <w:rPr>
          <w:i/>
          <w:iCs/>
          <w:color w:val="A02B93" w:themeColor="accent5"/>
          <w:sz w:val="18"/>
          <w:szCs w:val="18"/>
          <w:lang w:val="en-GB"/>
          <w:rPrChange w:id="155" w:author="Müller, Katharina" w:date="2026-09-26T09:09:00Z" w16du:dateUtc="2026-09-26T07:09:00Z">
            <w:rPr>
              <w:i/>
              <w:iCs/>
              <w:sz w:val="18"/>
              <w:szCs w:val="18"/>
              <w:lang w:val="en-GB"/>
            </w:rPr>
          </w:rPrChange>
        </w:rPr>
        <w:t>gemacht</w:t>
      </w:r>
      <w:proofErr w:type="spellEnd"/>
      <w:r w:rsidRPr="00305238">
        <w:rPr>
          <w:i/>
          <w:iCs/>
          <w:color w:val="A02B93" w:themeColor="accent5"/>
          <w:sz w:val="18"/>
          <w:szCs w:val="18"/>
          <w:lang w:val="en-GB"/>
          <w:rPrChange w:id="156" w:author="Müller, Katharina" w:date="2026-09-26T09:09:00Z" w16du:dateUtc="2026-09-26T07:09:00Z">
            <w:rPr>
              <w:i/>
              <w:iCs/>
              <w:sz w:val="18"/>
              <w:szCs w:val="18"/>
              <w:lang w:val="en-GB"/>
            </w:rPr>
          </w:rPrChange>
        </w:rPr>
        <w:t xml:space="preserve"> hat, </w:t>
      </w:r>
      <w:proofErr w:type="spellStart"/>
      <w:r w:rsidRPr="00305238">
        <w:rPr>
          <w:i/>
          <w:iCs/>
          <w:color w:val="A02B93" w:themeColor="accent5"/>
          <w:sz w:val="18"/>
          <w:szCs w:val="18"/>
          <w:lang w:val="en-GB"/>
          <w:rPrChange w:id="157" w:author="Müller, Katharina" w:date="2026-09-26T09:09:00Z" w16du:dateUtc="2026-09-26T07:09:00Z">
            <w:rPr>
              <w:i/>
              <w:iCs/>
              <w:sz w:val="18"/>
              <w:szCs w:val="18"/>
              <w:lang w:val="en-GB"/>
            </w:rPr>
          </w:rPrChange>
        </w:rPr>
        <w:t>niemand</w:t>
      </w:r>
      <w:proofErr w:type="spellEnd"/>
      <w:r w:rsidRPr="00305238">
        <w:rPr>
          <w:i/>
          <w:iCs/>
          <w:color w:val="A02B93" w:themeColor="accent5"/>
          <w:sz w:val="18"/>
          <w:szCs w:val="18"/>
          <w:lang w:val="en-GB"/>
          <w:rPrChange w:id="158" w:author="Müller, Katharina" w:date="2026-09-26T09:09:00Z" w16du:dateUtc="2026-09-26T07:09:00Z">
            <w:rPr>
              <w:i/>
              <w:iCs/>
              <w:sz w:val="18"/>
              <w:szCs w:val="18"/>
              <w:lang w:val="en-GB"/>
            </w:rPr>
          </w:rPrChange>
        </w:rPr>
        <w:t xml:space="preserve"> </w:t>
      </w:r>
      <w:proofErr w:type="spellStart"/>
      <w:r w:rsidRPr="00305238">
        <w:rPr>
          <w:i/>
          <w:iCs/>
          <w:color w:val="A02B93" w:themeColor="accent5"/>
          <w:sz w:val="18"/>
          <w:szCs w:val="18"/>
          <w:lang w:val="en-GB"/>
          <w:rPrChange w:id="159" w:author="Müller, Katharina" w:date="2026-09-26T09:09:00Z" w16du:dateUtc="2026-09-26T07:09:00Z">
            <w:rPr>
              <w:i/>
              <w:iCs/>
              <w:sz w:val="18"/>
              <w:szCs w:val="18"/>
              <w:lang w:val="en-GB"/>
            </w:rPr>
          </w:rPrChange>
        </w:rPr>
        <w:t>weiß</w:t>
      </w:r>
      <w:proofErr w:type="spellEnd"/>
      <w:r w:rsidRPr="00305238">
        <w:rPr>
          <w:i/>
          <w:iCs/>
          <w:color w:val="A02B93" w:themeColor="accent5"/>
          <w:sz w:val="18"/>
          <w:szCs w:val="18"/>
          <w:lang w:val="en-GB"/>
          <w:rPrChange w:id="160" w:author="Müller, Katharina" w:date="2026-09-26T09:09:00Z" w16du:dateUtc="2026-09-26T07:09:00Z">
            <w:rPr>
              <w:i/>
              <w:iCs/>
              <w:sz w:val="18"/>
              <w:szCs w:val="18"/>
              <w:lang w:val="en-GB"/>
            </w:rPr>
          </w:rPrChange>
        </w:rPr>
        <w:t xml:space="preserve">, wo die Sachen </w:t>
      </w:r>
      <w:proofErr w:type="spellStart"/>
      <w:r w:rsidRPr="00305238">
        <w:rPr>
          <w:i/>
          <w:iCs/>
          <w:color w:val="A02B93" w:themeColor="accent5"/>
          <w:sz w:val="18"/>
          <w:szCs w:val="18"/>
          <w:lang w:val="en-GB"/>
          <w:rPrChange w:id="161" w:author="Müller, Katharina" w:date="2026-09-26T09:09:00Z" w16du:dateUtc="2026-09-26T07:09:00Z">
            <w:rPr>
              <w:i/>
              <w:iCs/>
              <w:sz w:val="18"/>
              <w:szCs w:val="18"/>
              <w:lang w:val="en-GB"/>
            </w:rPr>
          </w:rPrChange>
        </w:rPr>
        <w:t>liegen</w:t>
      </w:r>
      <w:proofErr w:type="spellEnd"/>
      <w:r w:rsidRPr="00305238">
        <w:rPr>
          <w:i/>
          <w:iCs/>
          <w:color w:val="A02B93" w:themeColor="accent5"/>
          <w:sz w:val="18"/>
          <w:szCs w:val="18"/>
          <w:lang w:val="en-GB"/>
          <w:rPrChange w:id="162" w:author="Müller, Katharina" w:date="2026-09-26T09:09:00Z" w16du:dateUtc="2026-09-26T07:09:00Z">
            <w:rPr>
              <w:i/>
              <w:iCs/>
              <w:sz w:val="18"/>
              <w:szCs w:val="18"/>
              <w:lang w:val="en-GB"/>
            </w:rPr>
          </w:rPrChange>
        </w:rPr>
        <w:t xml:space="preserve"> </w:t>
      </w:r>
      <w:proofErr w:type="spellStart"/>
      <w:r w:rsidRPr="00305238">
        <w:rPr>
          <w:i/>
          <w:iCs/>
          <w:color w:val="A02B93" w:themeColor="accent5"/>
          <w:sz w:val="18"/>
          <w:szCs w:val="18"/>
          <w:lang w:val="en-GB"/>
          <w:rPrChange w:id="163" w:author="Müller, Katharina" w:date="2026-09-26T09:09:00Z" w16du:dateUtc="2026-09-26T07:09:00Z">
            <w:rPr>
              <w:i/>
              <w:iCs/>
              <w:sz w:val="18"/>
              <w:szCs w:val="18"/>
              <w:lang w:val="en-GB"/>
            </w:rPr>
          </w:rPrChange>
        </w:rPr>
        <w:t>sollen</w:t>
      </w:r>
      <w:proofErr w:type="spellEnd"/>
      <w:r w:rsidRPr="005A6390">
        <w:rPr>
          <w:i/>
          <w:iCs/>
          <w:sz w:val="18"/>
          <w:szCs w:val="18"/>
          <w:lang w:val="en-GB"/>
        </w:rPr>
        <w:t>.”</w:t>
      </w:r>
      <w:r w:rsidRPr="005A6390">
        <w:rPr>
          <w:sz w:val="18"/>
          <w:szCs w:val="18"/>
          <w:lang w:val="en-GB"/>
        </w:rPr>
        <w:t xml:space="preserve">  [P2]</w:t>
      </w:r>
    </w:p>
    <w:p w14:paraId="721117AD" w14:textId="77777777" w:rsidR="000510BE" w:rsidRPr="005A6390" w:rsidRDefault="00000000">
      <w:pPr>
        <w:jc w:val="both"/>
        <w:rPr>
          <w:lang w:val="en-GB"/>
        </w:rPr>
      </w:pPr>
      <w:r w:rsidRPr="005A6390">
        <w:rPr>
          <w:lang w:val="en-GB"/>
        </w:rPr>
        <w:t>The managing director rated his own undisturbed focus time at 1 of 5 and traced it to the absence of expectation-setting rather than to remote work itself: messages whose answer is needed tomorrow arrive as instant chats, so that “</w:t>
      </w:r>
      <w:proofErr w:type="spellStart"/>
      <w:r w:rsidRPr="00305238">
        <w:rPr>
          <w:color w:val="A02B93" w:themeColor="accent5"/>
          <w:lang w:val="en-GB"/>
          <w:rPrChange w:id="164" w:author="Müller, Katharina" w:date="2026-09-26T09:10:00Z" w16du:dateUtc="2026-09-26T07:10:00Z">
            <w:rPr>
              <w:lang w:val="en-GB"/>
            </w:rPr>
          </w:rPrChange>
        </w:rPr>
        <w:t>sehr</w:t>
      </w:r>
      <w:proofErr w:type="spellEnd"/>
      <w:r w:rsidRPr="00305238">
        <w:rPr>
          <w:color w:val="A02B93" w:themeColor="accent5"/>
          <w:lang w:val="en-GB"/>
          <w:rPrChange w:id="165" w:author="Müller, Katharina" w:date="2026-09-26T09:10:00Z" w16du:dateUtc="2026-09-26T07:10:00Z">
            <w:rPr>
              <w:lang w:val="en-GB"/>
            </w:rPr>
          </w:rPrChange>
        </w:rPr>
        <w:t xml:space="preserve"> </w:t>
      </w:r>
      <w:proofErr w:type="spellStart"/>
      <w:r w:rsidRPr="00305238">
        <w:rPr>
          <w:color w:val="A02B93" w:themeColor="accent5"/>
          <w:lang w:val="en-GB"/>
          <w:rPrChange w:id="166" w:author="Müller, Katharina" w:date="2026-09-26T09:10:00Z" w16du:dateUtc="2026-09-26T07:10:00Z">
            <w:rPr>
              <w:lang w:val="en-GB"/>
            </w:rPr>
          </w:rPrChange>
        </w:rPr>
        <w:t>viele</w:t>
      </w:r>
      <w:proofErr w:type="spellEnd"/>
      <w:r w:rsidRPr="00305238">
        <w:rPr>
          <w:color w:val="A02B93" w:themeColor="accent5"/>
          <w:lang w:val="en-GB"/>
          <w:rPrChange w:id="167" w:author="Müller, Katharina" w:date="2026-09-26T09:10:00Z" w16du:dateUtc="2026-09-26T07:10:00Z">
            <w:rPr>
              <w:lang w:val="en-GB"/>
            </w:rPr>
          </w:rPrChange>
        </w:rPr>
        <w:t xml:space="preserve"> </w:t>
      </w:r>
      <w:proofErr w:type="spellStart"/>
      <w:r w:rsidRPr="00305238">
        <w:rPr>
          <w:color w:val="A02B93" w:themeColor="accent5"/>
          <w:lang w:val="en-GB"/>
          <w:rPrChange w:id="168" w:author="Müller, Katharina" w:date="2026-09-26T09:10:00Z" w16du:dateUtc="2026-09-26T07:10:00Z">
            <w:rPr>
              <w:lang w:val="en-GB"/>
            </w:rPr>
          </w:rPrChange>
        </w:rPr>
        <w:t>Arbeitstage</w:t>
      </w:r>
      <w:proofErr w:type="spellEnd"/>
      <w:r w:rsidRPr="00305238">
        <w:rPr>
          <w:color w:val="A02B93" w:themeColor="accent5"/>
          <w:lang w:val="en-GB"/>
          <w:rPrChange w:id="169" w:author="Müller, Katharina" w:date="2026-09-26T09:10:00Z" w16du:dateUtc="2026-09-26T07:10:00Z">
            <w:rPr>
              <w:lang w:val="en-GB"/>
            </w:rPr>
          </w:rPrChange>
        </w:rPr>
        <w:t xml:space="preserve"> </w:t>
      </w:r>
      <w:proofErr w:type="spellStart"/>
      <w:r w:rsidRPr="00305238">
        <w:rPr>
          <w:color w:val="A02B93" w:themeColor="accent5"/>
          <w:lang w:val="en-GB"/>
          <w:rPrChange w:id="170" w:author="Müller, Katharina" w:date="2026-09-26T09:10:00Z" w16du:dateUtc="2026-09-26T07:10:00Z">
            <w:rPr>
              <w:lang w:val="en-GB"/>
            </w:rPr>
          </w:rPrChange>
        </w:rPr>
        <w:t>vergehen</w:t>
      </w:r>
      <w:proofErr w:type="spellEnd"/>
      <w:r w:rsidRPr="00305238">
        <w:rPr>
          <w:color w:val="A02B93" w:themeColor="accent5"/>
          <w:lang w:val="en-GB"/>
          <w:rPrChange w:id="171" w:author="Müller, Katharina" w:date="2026-09-26T09:10:00Z" w16du:dateUtc="2026-09-26T07:10:00Z">
            <w:rPr>
              <w:lang w:val="en-GB"/>
            </w:rPr>
          </w:rPrChange>
        </w:rPr>
        <w:t xml:space="preserve">, </w:t>
      </w:r>
      <w:proofErr w:type="gramStart"/>
      <w:r w:rsidRPr="00305238">
        <w:rPr>
          <w:color w:val="A02B93" w:themeColor="accent5"/>
          <w:lang w:val="en-GB"/>
          <w:rPrChange w:id="172" w:author="Müller, Katharina" w:date="2026-09-26T09:10:00Z" w16du:dateUtc="2026-09-26T07:10:00Z">
            <w:rPr>
              <w:lang w:val="en-GB"/>
            </w:rPr>
          </w:rPrChange>
        </w:rPr>
        <w:t>an</w:t>
      </w:r>
      <w:proofErr w:type="gramEnd"/>
      <w:r w:rsidRPr="00305238">
        <w:rPr>
          <w:color w:val="A02B93" w:themeColor="accent5"/>
          <w:lang w:val="en-GB"/>
          <w:rPrChange w:id="173" w:author="Müller, Katharina" w:date="2026-09-26T09:10:00Z" w16du:dateUtc="2026-09-26T07:10:00Z">
            <w:rPr>
              <w:lang w:val="en-GB"/>
            </w:rPr>
          </w:rPrChange>
        </w:rPr>
        <w:t xml:space="preserve"> </w:t>
      </w:r>
      <w:proofErr w:type="spellStart"/>
      <w:r w:rsidRPr="00305238">
        <w:rPr>
          <w:color w:val="A02B93" w:themeColor="accent5"/>
          <w:lang w:val="en-GB"/>
          <w:rPrChange w:id="174" w:author="Müller, Katharina" w:date="2026-09-26T09:10:00Z" w16du:dateUtc="2026-09-26T07:10:00Z">
            <w:rPr>
              <w:lang w:val="en-GB"/>
            </w:rPr>
          </w:rPrChange>
        </w:rPr>
        <w:t>deren</w:t>
      </w:r>
      <w:proofErr w:type="spellEnd"/>
      <w:r w:rsidRPr="00305238">
        <w:rPr>
          <w:color w:val="A02B93" w:themeColor="accent5"/>
          <w:lang w:val="en-GB"/>
          <w:rPrChange w:id="175" w:author="Müller, Katharina" w:date="2026-09-26T09:10:00Z" w16du:dateUtc="2026-09-26T07:10:00Z">
            <w:rPr>
              <w:lang w:val="en-GB"/>
            </w:rPr>
          </w:rPrChange>
        </w:rPr>
        <w:t xml:space="preserve"> Ende ich </w:t>
      </w:r>
      <w:proofErr w:type="spellStart"/>
      <w:r w:rsidRPr="00305238">
        <w:rPr>
          <w:color w:val="A02B93" w:themeColor="accent5"/>
          <w:lang w:val="en-GB"/>
          <w:rPrChange w:id="176" w:author="Müller, Katharina" w:date="2026-09-26T09:10:00Z" w16du:dateUtc="2026-09-26T07:10:00Z">
            <w:rPr>
              <w:lang w:val="en-GB"/>
            </w:rPr>
          </w:rPrChange>
        </w:rPr>
        <w:t>zwar</w:t>
      </w:r>
      <w:proofErr w:type="spellEnd"/>
      <w:r w:rsidRPr="00305238">
        <w:rPr>
          <w:color w:val="A02B93" w:themeColor="accent5"/>
          <w:lang w:val="en-GB"/>
          <w:rPrChange w:id="177" w:author="Müller, Katharina" w:date="2026-09-26T09:10:00Z" w16du:dateUtc="2026-09-26T07:10:00Z">
            <w:rPr>
              <w:lang w:val="en-GB"/>
            </w:rPr>
          </w:rPrChange>
        </w:rPr>
        <w:t xml:space="preserve"> </w:t>
      </w:r>
      <w:proofErr w:type="spellStart"/>
      <w:r w:rsidRPr="00305238">
        <w:rPr>
          <w:color w:val="A02B93" w:themeColor="accent5"/>
          <w:lang w:val="en-GB"/>
          <w:rPrChange w:id="178" w:author="Müller, Katharina" w:date="2026-09-26T09:10:00Z" w16du:dateUtc="2026-09-26T07:10:00Z">
            <w:rPr>
              <w:lang w:val="en-GB"/>
            </w:rPr>
          </w:rPrChange>
        </w:rPr>
        <w:t>viel</w:t>
      </w:r>
      <w:proofErr w:type="spellEnd"/>
      <w:r w:rsidRPr="00305238">
        <w:rPr>
          <w:color w:val="A02B93" w:themeColor="accent5"/>
          <w:lang w:val="en-GB"/>
          <w:rPrChange w:id="179" w:author="Müller, Katharina" w:date="2026-09-26T09:10:00Z" w16du:dateUtc="2026-09-26T07:10:00Z">
            <w:rPr>
              <w:lang w:val="en-GB"/>
            </w:rPr>
          </w:rPrChange>
        </w:rPr>
        <w:t xml:space="preserve"> </w:t>
      </w:r>
      <w:proofErr w:type="spellStart"/>
      <w:r w:rsidRPr="00305238">
        <w:rPr>
          <w:color w:val="A02B93" w:themeColor="accent5"/>
          <w:lang w:val="en-GB"/>
          <w:rPrChange w:id="180" w:author="Müller, Katharina" w:date="2026-09-26T09:10:00Z" w16du:dateUtc="2026-09-26T07:10:00Z">
            <w:rPr>
              <w:lang w:val="en-GB"/>
            </w:rPr>
          </w:rPrChange>
        </w:rPr>
        <w:t>gemacht</w:t>
      </w:r>
      <w:proofErr w:type="spellEnd"/>
      <w:r w:rsidRPr="00305238">
        <w:rPr>
          <w:color w:val="A02B93" w:themeColor="accent5"/>
          <w:lang w:val="en-GB"/>
          <w:rPrChange w:id="181" w:author="Müller, Katharina" w:date="2026-09-26T09:10:00Z" w16du:dateUtc="2026-09-26T07:10:00Z">
            <w:rPr>
              <w:lang w:val="en-GB"/>
            </w:rPr>
          </w:rPrChange>
        </w:rPr>
        <w:t xml:space="preserve"> </w:t>
      </w:r>
      <w:proofErr w:type="spellStart"/>
      <w:r w:rsidRPr="00305238">
        <w:rPr>
          <w:color w:val="A02B93" w:themeColor="accent5"/>
          <w:lang w:val="en-GB"/>
          <w:rPrChange w:id="182" w:author="Müller, Katharina" w:date="2026-09-26T09:10:00Z" w16du:dateUtc="2026-09-26T07:10:00Z">
            <w:rPr>
              <w:lang w:val="en-GB"/>
            </w:rPr>
          </w:rPrChange>
        </w:rPr>
        <w:t>habe</w:t>
      </w:r>
      <w:proofErr w:type="spellEnd"/>
      <w:r w:rsidRPr="00305238">
        <w:rPr>
          <w:color w:val="A02B93" w:themeColor="accent5"/>
          <w:lang w:val="en-GB"/>
          <w:rPrChange w:id="183" w:author="Müller, Katharina" w:date="2026-09-26T09:10:00Z" w16du:dateUtc="2026-09-26T07:10:00Z">
            <w:rPr>
              <w:lang w:val="en-GB"/>
            </w:rPr>
          </w:rPrChange>
        </w:rPr>
        <w:t xml:space="preserve">, </w:t>
      </w:r>
      <w:proofErr w:type="spellStart"/>
      <w:r w:rsidRPr="00305238">
        <w:rPr>
          <w:color w:val="A02B93" w:themeColor="accent5"/>
          <w:lang w:val="en-GB"/>
          <w:rPrChange w:id="184" w:author="Müller, Katharina" w:date="2026-09-26T09:10:00Z" w16du:dateUtc="2026-09-26T07:10:00Z">
            <w:rPr>
              <w:lang w:val="en-GB"/>
            </w:rPr>
          </w:rPrChange>
        </w:rPr>
        <w:t>aber</w:t>
      </w:r>
      <w:proofErr w:type="spellEnd"/>
      <w:r w:rsidRPr="00305238">
        <w:rPr>
          <w:color w:val="A02B93" w:themeColor="accent5"/>
          <w:lang w:val="en-GB"/>
          <w:rPrChange w:id="185" w:author="Müller, Katharina" w:date="2026-09-26T09:10:00Z" w16du:dateUtc="2026-09-26T07:10:00Z">
            <w:rPr>
              <w:lang w:val="en-GB"/>
            </w:rPr>
          </w:rPrChange>
        </w:rPr>
        <w:t xml:space="preserve"> </w:t>
      </w:r>
      <w:proofErr w:type="spellStart"/>
      <w:r w:rsidRPr="00305238">
        <w:rPr>
          <w:color w:val="A02B93" w:themeColor="accent5"/>
          <w:lang w:val="en-GB"/>
          <w:rPrChange w:id="186" w:author="Müller, Katharina" w:date="2026-09-26T09:10:00Z" w16du:dateUtc="2026-09-26T07:10:00Z">
            <w:rPr>
              <w:lang w:val="en-GB"/>
            </w:rPr>
          </w:rPrChange>
        </w:rPr>
        <w:t>eigentlich</w:t>
      </w:r>
      <w:proofErr w:type="spellEnd"/>
      <w:r w:rsidRPr="00305238">
        <w:rPr>
          <w:color w:val="A02B93" w:themeColor="accent5"/>
          <w:lang w:val="en-GB"/>
          <w:rPrChange w:id="187" w:author="Müller, Katharina" w:date="2026-09-26T09:10:00Z" w16du:dateUtc="2026-09-26T07:10:00Z">
            <w:rPr>
              <w:lang w:val="en-GB"/>
            </w:rPr>
          </w:rPrChange>
        </w:rPr>
        <w:t xml:space="preserve"> nicht das, was ich in der </w:t>
      </w:r>
      <w:proofErr w:type="spellStart"/>
      <w:r w:rsidRPr="00305238">
        <w:rPr>
          <w:color w:val="A02B93" w:themeColor="accent5"/>
          <w:lang w:val="en-GB"/>
          <w:rPrChange w:id="188" w:author="Müller, Katharina" w:date="2026-09-26T09:10:00Z" w16du:dateUtc="2026-09-26T07:10:00Z">
            <w:rPr>
              <w:lang w:val="en-GB"/>
            </w:rPr>
          </w:rPrChange>
        </w:rPr>
        <w:t>Früh</w:t>
      </w:r>
      <w:proofErr w:type="spellEnd"/>
      <w:r w:rsidRPr="00305238">
        <w:rPr>
          <w:color w:val="A02B93" w:themeColor="accent5"/>
          <w:lang w:val="en-GB"/>
          <w:rPrChange w:id="189" w:author="Müller, Katharina" w:date="2026-09-26T09:10:00Z" w16du:dateUtc="2026-09-26T07:10:00Z">
            <w:rPr>
              <w:lang w:val="en-GB"/>
            </w:rPr>
          </w:rPrChange>
        </w:rPr>
        <w:t xml:space="preserve"> mir </w:t>
      </w:r>
      <w:proofErr w:type="spellStart"/>
      <w:r w:rsidRPr="00305238">
        <w:rPr>
          <w:color w:val="A02B93" w:themeColor="accent5"/>
          <w:lang w:val="en-GB"/>
          <w:rPrChange w:id="190" w:author="Müller, Katharina" w:date="2026-09-26T09:10:00Z" w16du:dateUtc="2026-09-26T07:10:00Z">
            <w:rPr>
              <w:lang w:val="en-GB"/>
            </w:rPr>
          </w:rPrChange>
        </w:rPr>
        <w:t>vorgenommen</w:t>
      </w:r>
      <w:proofErr w:type="spellEnd"/>
      <w:r w:rsidRPr="00305238">
        <w:rPr>
          <w:color w:val="A02B93" w:themeColor="accent5"/>
          <w:lang w:val="en-GB"/>
          <w:rPrChange w:id="191" w:author="Müller, Katharina" w:date="2026-09-26T09:10:00Z" w16du:dateUtc="2026-09-26T07:10:00Z">
            <w:rPr>
              <w:lang w:val="en-GB"/>
            </w:rPr>
          </w:rPrChange>
        </w:rPr>
        <w:t xml:space="preserve"> </w:t>
      </w:r>
      <w:proofErr w:type="spellStart"/>
      <w:r w:rsidRPr="00305238">
        <w:rPr>
          <w:color w:val="A02B93" w:themeColor="accent5"/>
          <w:lang w:val="en-GB"/>
          <w:rPrChange w:id="192" w:author="Müller, Katharina" w:date="2026-09-26T09:10:00Z" w16du:dateUtc="2026-09-26T07:10:00Z">
            <w:rPr>
              <w:lang w:val="en-GB"/>
            </w:rPr>
          </w:rPrChange>
        </w:rPr>
        <w:t>habe</w:t>
      </w:r>
      <w:proofErr w:type="spellEnd"/>
      <w:r w:rsidRPr="005A6390">
        <w:rPr>
          <w:lang w:val="en-GB"/>
        </w:rPr>
        <w:t>” [P1]. Notably, both PE leaders answered “no” when asked whether they would recommend their own working model, while both PE staff members answered “yes” — an internal divergence that made the young firm's structural gap visible before any measurement.</w:t>
      </w:r>
    </w:p>
    <w:p w14:paraId="14C64907" w14:textId="77777777" w:rsidR="000510BE" w:rsidRPr="005A6390" w:rsidRDefault="00000000">
      <w:pPr>
        <w:pStyle w:val="berschrift2"/>
        <w:spacing w:before="150" w:after="74"/>
        <w:rPr>
          <w:lang w:val="en-GB"/>
        </w:rPr>
      </w:pPr>
      <w:proofErr w:type="gramStart"/>
      <w:r w:rsidRPr="005A6390">
        <w:rPr>
          <w:b/>
          <w:bCs/>
          <w:color w:val="2B303A"/>
          <w:sz w:val="21"/>
          <w:szCs w:val="21"/>
          <w:lang w:val="en-GB"/>
        </w:rPr>
        <w:t>4.2  RQ</w:t>
      </w:r>
      <w:proofErr w:type="gramEnd"/>
      <w:r w:rsidRPr="005A6390">
        <w:rPr>
          <w:b/>
          <w:bCs/>
          <w:color w:val="2B303A"/>
          <w:sz w:val="21"/>
          <w:szCs w:val="21"/>
          <w:lang w:val="en-GB"/>
        </w:rPr>
        <w:t>1: which practices teams choose</w:t>
      </w:r>
    </w:p>
    <w:p w14:paraId="15EC4AB7" w14:textId="07A6259B" w:rsidR="000510BE" w:rsidRPr="005A6390" w:rsidRDefault="00DE49EA">
      <w:pPr>
        <w:jc w:val="both"/>
        <w:rPr>
          <w:lang w:val="en-GB"/>
        </w:rPr>
      </w:pPr>
      <w:ins w:id="193" w:author="Müller, Katharina" w:date="2026-09-26T09:12:00Z" w16du:dateUtc="2026-09-26T07:12:00Z">
        <w:r>
          <w:rPr>
            <w:noProof/>
            <w:color w:val="A02B93" w:themeColor="accent5"/>
            <w:lang w:val="en-GB"/>
          </w:rPr>
          <mc:AlternateContent>
            <mc:Choice Requires="wps">
              <w:drawing>
                <wp:anchor distT="0" distB="0" distL="114300" distR="114300" simplePos="0" relativeHeight="251660288" behindDoc="0" locked="0" layoutInCell="1" allowOverlap="1" wp14:anchorId="0BFD6CF4" wp14:editId="52610240">
                  <wp:simplePos x="0" y="0"/>
                  <wp:positionH relativeFrom="column">
                    <wp:posOffset>-140062</wp:posOffset>
                  </wp:positionH>
                  <wp:positionV relativeFrom="paragraph">
                    <wp:posOffset>1222709</wp:posOffset>
                  </wp:positionV>
                  <wp:extent cx="6560820" cy="3116580"/>
                  <wp:effectExtent l="12700" t="12700" r="17780" b="7620"/>
                  <wp:wrapNone/>
                  <wp:docPr id="100905230" name="Rahmen 2"/>
                  <wp:cNvGraphicFramePr/>
                  <a:graphic xmlns:a="http://schemas.openxmlformats.org/drawingml/2006/main">
                    <a:graphicData uri="http://schemas.microsoft.com/office/word/2010/wordprocessingShape">
                      <wps:wsp>
                        <wps:cNvSpPr/>
                        <wps:spPr>
                          <a:xfrm>
                            <a:off x="0" y="0"/>
                            <a:ext cx="6560820" cy="3116580"/>
                          </a:xfrm>
                          <a:prstGeom prst="frame">
                            <a:avLst>
                              <a:gd name="adj1" fmla="val 507"/>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F741C5" id="Rahmen 2" o:spid="_x0000_s1026" style="position:absolute;margin-left:-11.05pt;margin-top:96.3pt;width:516.6pt;height:245.4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6560820,31165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" path="m,l6560820,r,3116580l,3116580,,xm15801,15801r,3084978l6545019,3100779r,-3084978l15801,15801xe" fillcolor="#e00" strokecolor="#e00" strokeweight="1.5pt">
                  <v:stroke joinstyle="miter"/>
                  <v:path arrowok="t" o:connecttype="custom" o:connectlocs="0,0;6560820,0;6560820,3116580;0,3116580;0,0;15801,15801;15801,3100779;6545019,3100779;6545019,15801;15801,15801" o:connectangles="0,0,0,0,0,0,0,0,0,0"/>
                </v:shape>
              </w:pict>
            </mc:Fallback>
          </mc:AlternateContent>
        </w:r>
      </w:ins>
      <w:r w:rsidR="00000000" w:rsidRPr="00DE49EA">
        <w:rPr>
          <w:color w:val="A02B93" w:themeColor="accent5"/>
          <w:lang w:val="en-GB"/>
          <w:rPrChange w:id="194" w:author="Müller, Katharina" w:date="2026-09-26T09:10:00Z" w16du:dateUtc="2026-09-26T07:10:00Z">
            <w:rPr>
              <w:lang w:val="en-GB"/>
            </w:rPr>
          </w:rPrChange>
        </w:rPr>
        <w:t>Both teams were offered the full handbook and both selected from a narrow band of it</w:t>
      </w:r>
      <w:r w:rsidR="00000000" w:rsidRPr="005A6390">
        <w:rPr>
          <w:lang w:val="en-GB"/>
        </w:rPr>
        <w:t xml:space="preserve">. Five of the fourteen proposed practices account for every first- or second-priority selection across the two cases, and three of those five were selected independently by both teams: set up meeting rules (BP12), communicate availability (BP13) and distribute information equally (BP14). PE added use appropriate and proven tools (BP10) and foster asynchronous communication (BP11) at the top of its list; SEP, whose tooling was already mature, did not. SEP added foster personal relationships (BP01) and establish a tangible mission and vision (BP09) at lower priority. Four practices — save a time slot for e-mail (BP02), set up mentoring (BP03), avoid hybrid work (BP04) and parallelise tasks (BP06) — were not selected by either team. Table 2 lists what each team </w:t>
      </w:r>
      <w:proofErr w:type="gramStart"/>
      <w:r w:rsidR="00000000" w:rsidRPr="005A6390">
        <w:rPr>
          <w:lang w:val="en-GB"/>
        </w:rPr>
        <w:t>actually committed</w:t>
      </w:r>
      <w:proofErr w:type="gramEnd"/>
      <w:r w:rsidR="00000000" w:rsidRPr="005A6390">
        <w:rPr>
          <w:lang w:val="en-GB"/>
        </w:rPr>
        <w:t xml:space="preserve"> to.</w:t>
      </w:r>
    </w:p>
    <w:tbl>
      <w:tblPr>
        <w:tblW w:w="9638" w:type="dxa"/>
        <w:tblBorders>
          <w:top w:val="single" w:sz="6" w:space="0" w:color="5B6472"/>
          <w:left w:val="none" w:sz="0" w:space="0" w:color="FFFFFF"/>
          <w:bottom w:val="single" w:sz="6" w:space="0" w:color="5B6472"/>
          <w:right w:val="none" w:sz="0" w:space="0" w:color="FFFFFF"/>
          <w:insideH w:val="single" w:sz="2" w:space="0" w:color="C7CDD8"/>
          <w:insideV w:val="none" w:sz="0" w:space="0" w:color="FFFFFF"/>
        </w:tblBorders>
        <w:tblCellMar>
          <w:left w:w="10" w:type="dxa"/>
          <w:right w:w="10" w:type="dxa"/>
        </w:tblCellMar>
        <w:tblLook w:val="04A0" w:firstRow="1" w:lastRow="0" w:firstColumn="1" w:lastColumn="0" w:noHBand="0" w:noVBand="1"/>
      </w:tblPr>
      <w:tblGrid>
        <w:gridCol w:w="780"/>
        <w:gridCol w:w="1900"/>
        <w:gridCol w:w="3479"/>
        <w:gridCol w:w="3479"/>
      </w:tblGrid>
      <w:tr w:rsidR="000510BE" w:rsidRPr="005A6390" w14:paraId="58896399" w14:textId="77777777">
        <w:trPr>
          <w:tblHeader/>
        </w:trPr>
        <w:tc>
          <w:tcPr>
            <w:tcW w:w="780" w:type="dxa"/>
            <w:shd w:val="clear" w:color="auto" w:fill="E9EDF3"/>
            <w:tcMar>
              <w:top w:w="36" w:type="dxa"/>
              <w:left w:w="85" w:type="dxa"/>
              <w:bottom w:w="36" w:type="dxa"/>
              <w:right w:w="85" w:type="dxa"/>
            </w:tcMar>
          </w:tcPr>
          <w:p w14:paraId="24FB18A9" w14:textId="77777777" w:rsidR="000510BE" w:rsidRPr="005A6390" w:rsidRDefault="00000000">
            <w:pPr>
              <w:spacing w:after="0" w:line="215" w:lineRule="auto"/>
              <w:rPr>
                <w:lang w:val="en-GB"/>
              </w:rPr>
            </w:pPr>
            <w:r w:rsidRPr="005A6390">
              <w:rPr>
                <w:b/>
                <w:bCs/>
                <w:sz w:val="16"/>
                <w:szCs w:val="16"/>
                <w:lang w:val="en-GB"/>
              </w:rPr>
              <w:t>ID</w:t>
            </w:r>
          </w:p>
        </w:tc>
        <w:tc>
          <w:tcPr>
            <w:tcW w:w="1900" w:type="dxa"/>
            <w:shd w:val="clear" w:color="auto" w:fill="E9EDF3"/>
            <w:tcMar>
              <w:top w:w="36" w:type="dxa"/>
              <w:left w:w="85" w:type="dxa"/>
              <w:bottom w:w="36" w:type="dxa"/>
              <w:right w:w="85" w:type="dxa"/>
            </w:tcMar>
          </w:tcPr>
          <w:p w14:paraId="4FEDDE7D" w14:textId="77777777" w:rsidR="000510BE" w:rsidRPr="005A6390" w:rsidRDefault="00000000">
            <w:pPr>
              <w:spacing w:after="0" w:line="215" w:lineRule="auto"/>
              <w:rPr>
                <w:lang w:val="en-GB"/>
              </w:rPr>
            </w:pPr>
            <w:r w:rsidRPr="005A6390">
              <w:rPr>
                <w:b/>
                <w:bCs/>
                <w:sz w:val="16"/>
                <w:szCs w:val="16"/>
                <w:lang w:val="en-GB"/>
              </w:rPr>
              <w:t>Proposed best practice</w:t>
            </w:r>
          </w:p>
        </w:tc>
        <w:tc>
          <w:tcPr>
            <w:tcW w:w="3479" w:type="dxa"/>
            <w:shd w:val="clear" w:color="auto" w:fill="E9EDF3"/>
            <w:tcMar>
              <w:top w:w="36" w:type="dxa"/>
              <w:left w:w="85" w:type="dxa"/>
              <w:bottom w:w="36" w:type="dxa"/>
              <w:right w:w="85" w:type="dxa"/>
            </w:tcMar>
          </w:tcPr>
          <w:p w14:paraId="737D4C1B" w14:textId="77777777" w:rsidR="000510BE" w:rsidRPr="005A6390" w:rsidRDefault="00000000">
            <w:pPr>
              <w:spacing w:after="0" w:line="215" w:lineRule="auto"/>
              <w:rPr>
                <w:lang w:val="en-GB"/>
              </w:rPr>
            </w:pPr>
            <w:r w:rsidRPr="005A6390">
              <w:rPr>
                <w:b/>
                <w:bCs/>
                <w:sz w:val="16"/>
                <w:szCs w:val="16"/>
                <w:lang w:val="en-GB"/>
              </w:rPr>
              <w:t>SEP — measures agreed (priority)</w:t>
            </w:r>
          </w:p>
        </w:tc>
        <w:tc>
          <w:tcPr>
            <w:tcW w:w="3479" w:type="dxa"/>
            <w:shd w:val="clear" w:color="auto" w:fill="E9EDF3"/>
            <w:tcMar>
              <w:top w:w="36" w:type="dxa"/>
              <w:left w:w="85" w:type="dxa"/>
              <w:bottom w:w="36" w:type="dxa"/>
              <w:right w:w="85" w:type="dxa"/>
            </w:tcMar>
          </w:tcPr>
          <w:p w14:paraId="28DD9AD3" w14:textId="77777777" w:rsidR="000510BE" w:rsidRPr="005A6390" w:rsidRDefault="00000000">
            <w:pPr>
              <w:spacing w:after="0" w:line="215" w:lineRule="auto"/>
              <w:rPr>
                <w:lang w:val="en-GB"/>
              </w:rPr>
            </w:pPr>
            <w:r w:rsidRPr="005A6390">
              <w:rPr>
                <w:b/>
                <w:bCs/>
                <w:sz w:val="16"/>
                <w:szCs w:val="16"/>
                <w:lang w:val="en-GB"/>
              </w:rPr>
              <w:t>PE — measures agreed (priority)</w:t>
            </w:r>
          </w:p>
        </w:tc>
      </w:tr>
      <w:tr w:rsidR="000510BE" w:rsidRPr="005A6390" w14:paraId="19AC0843" w14:textId="77777777">
        <w:tc>
          <w:tcPr>
            <w:tcW w:w="780" w:type="dxa"/>
            <w:tcMar>
              <w:top w:w="36" w:type="dxa"/>
              <w:left w:w="85" w:type="dxa"/>
              <w:bottom w:w="36" w:type="dxa"/>
              <w:right w:w="85" w:type="dxa"/>
            </w:tcMar>
          </w:tcPr>
          <w:p w14:paraId="29BEC158" w14:textId="77777777" w:rsidR="000510BE" w:rsidRPr="005A6390" w:rsidRDefault="00000000">
            <w:pPr>
              <w:spacing w:after="0" w:line="215" w:lineRule="auto"/>
              <w:rPr>
                <w:lang w:val="en-GB"/>
              </w:rPr>
            </w:pPr>
            <w:r w:rsidRPr="005A6390">
              <w:rPr>
                <w:sz w:val="16"/>
                <w:szCs w:val="16"/>
                <w:lang w:val="en-GB"/>
              </w:rPr>
              <w:t>BP12</w:t>
            </w:r>
          </w:p>
        </w:tc>
        <w:tc>
          <w:tcPr>
            <w:tcW w:w="1900" w:type="dxa"/>
            <w:tcMar>
              <w:top w:w="36" w:type="dxa"/>
              <w:left w:w="85" w:type="dxa"/>
              <w:bottom w:w="36" w:type="dxa"/>
              <w:right w:w="85" w:type="dxa"/>
            </w:tcMar>
          </w:tcPr>
          <w:p w14:paraId="160C21DE" w14:textId="77777777" w:rsidR="000510BE" w:rsidRPr="005A6390" w:rsidRDefault="00000000">
            <w:pPr>
              <w:spacing w:after="0" w:line="215" w:lineRule="auto"/>
              <w:rPr>
                <w:lang w:val="en-GB"/>
              </w:rPr>
            </w:pPr>
            <w:r w:rsidRPr="005A6390">
              <w:rPr>
                <w:sz w:val="16"/>
                <w:szCs w:val="16"/>
                <w:lang w:val="en-GB"/>
              </w:rPr>
              <w:t>Set up meeting rules</w:t>
            </w:r>
          </w:p>
        </w:tc>
        <w:tc>
          <w:tcPr>
            <w:tcW w:w="3479" w:type="dxa"/>
            <w:tcMar>
              <w:top w:w="36" w:type="dxa"/>
              <w:left w:w="85" w:type="dxa"/>
              <w:bottom w:w="36" w:type="dxa"/>
              <w:right w:w="85" w:type="dxa"/>
            </w:tcMar>
          </w:tcPr>
          <w:p w14:paraId="6A7BED68" w14:textId="77777777" w:rsidR="000510BE" w:rsidRPr="005A6390" w:rsidRDefault="00000000">
            <w:pPr>
              <w:spacing w:after="0" w:line="215" w:lineRule="auto"/>
              <w:rPr>
                <w:lang w:val="en-GB"/>
              </w:rPr>
            </w:pPr>
            <w:r w:rsidRPr="005A6390">
              <w:rPr>
                <w:sz w:val="16"/>
                <w:szCs w:val="16"/>
                <w:lang w:val="en-GB"/>
              </w:rPr>
              <w:t>(1) Response SLAs (chat &lt; 4 h, tickets &lt; 24 h); agenda shared in advance; prepared moderation; default-asynchronous principle; “no meeting without decision or purpose”</w:t>
            </w:r>
          </w:p>
        </w:tc>
        <w:tc>
          <w:tcPr>
            <w:tcW w:w="3479" w:type="dxa"/>
            <w:tcMar>
              <w:top w:w="36" w:type="dxa"/>
              <w:left w:w="85" w:type="dxa"/>
              <w:bottom w:w="36" w:type="dxa"/>
              <w:right w:w="85" w:type="dxa"/>
            </w:tcMar>
          </w:tcPr>
          <w:p w14:paraId="2F4F8B9E" w14:textId="77777777" w:rsidR="000510BE" w:rsidRPr="005A6390" w:rsidRDefault="00000000">
            <w:pPr>
              <w:spacing w:after="0" w:line="215" w:lineRule="auto"/>
              <w:rPr>
                <w:lang w:val="en-GB"/>
              </w:rPr>
            </w:pPr>
            <w:r w:rsidRPr="005A6390">
              <w:rPr>
                <w:sz w:val="16"/>
                <w:szCs w:val="16"/>
                <w:lang w:val="en-GB"/>
              </w:rPr>
              <w:t>(1) Mandatory agenda; explicit purpose per meeting; “no meeting without a goal”; regular meetings with defined content</w:t>
            </w:r>
          </w:p>
        </w:tc>
      </w:tr>
      <w:tr w:rsidR="000510BE" w:rsidRPr="005A6390" w14:paraId="537475D2" w14:textId="77777777">
        <w:tc>
          <w:tcPr>
            <w:tcW w:w="780" w:type="dxa"/>
            <w:tcMar>
              <w:top w:w="36" w:type="dxa"/>
              <w:left w:w="85" w:type="dxa"/>
              <w:bottom w:w="36" w:type="dxa"/>
              <w:right w:w="85" w:type="dxa"/>
            </w:tcMar>
          </w:tcPr>
          <w:p w14:paraId="77C5C056" w14:textId="77777777" w:rsidR="000510BE" w:rsidRPr="005A6390" w:rsidRDefault="00000000">
            <w:pPr>
              <w:spacing w:after="0" w:line="215" w:lineRule="auto"/>
              <w:rPr>
                <w:lang w:val="en-GB"/>
              </w:rPr>
            </w:pPr>
            <w:r w:rsidRPr="005A6390">
              <w:rPr>
                <w:sz w:val="16"/>
                <w:szCs w:val="16"/>
                <w:lang w:val="en-GB"/>
              </w:rPr>
              <w:t>BP13</w:t>
            </w:r>
          </w:p>
        </w:tc>
        <w:tc>
          <w:tcPr>
            <w:tcW w:w="1900" w:type="dxa"/>
            <w:tcMar>
              <w:top w:w="36" w:type="dxa"/>
              <w:left w:w="85" w:type="dxa"/>
              <w:bottom w:w="36" w:type="dxa"/>
              <w:right w:w="85" w:type="dxa"/>
            </w:tcMar>
          </w:tcPr>
          <w:p w14:paraId="7870A6D0" w14:textId="77777777" w:rsidR="000510BE" w:rsidRPr="005A6390" w:rsidRDefault="00000000">
            <w:pPr>
              <w:spacing w:after="0" w:line="215" w:lineRule="auto"/>
              <w:rPr>
                <w:lang w:val="en-GB"/>
              </w:rPr>
            </w:pPr>
            <w:r w:rsidRPr="005A6390">
              <w:rPr>
                <w:sz w:val="16"/>
                <w:szCs w:val="16"/>
                <w:lang w:val="en-GB"/>
              </w:rPr>
              <w:t>Communicate availability</w:t>
            </w:r>
          </w:p>
        </w:tc>
        <w:tc>
          <w:tcPr>
            <w:tcW w:w="3479" w:type="dxa"/>
            <w:tcMar>
              <w:top w:w="36" w:type="dxa"/>
              <w:left w:w="85" w:type="dxa"/>
              <w:bottom w:w="36" w:type="dxa"/>
              <w:right w:w="85" w:type="dxa"/>
            </w:tcMar>
          </w:tcPr>
          <w:p w14:paraId="14BC7845" w14:textId="77777777" w:rsidR="000510BE" w:rsidRPr="005A6390" w:rsidRDefault="00000000">
            <w:pPr>
              <w:spacing w:after="0" w:line="215" w:lineRule="auto"/>
              <w:rPr>
                <w:lang w:val="en-GB"/>
              </w:rPr>
            </w:pPr>
            <w:r w:rsidRPr="005A6390">
              <w:rPr>
                <w:sz w:val="16"/>
                <w:szCs w:val="16"/>
                <w:lang w:val="en-GB"/>
              </w:rPr>
              <w:t>(1) Status conventions in Teams; visible focus blocks; defined core hours; sharing (spontaneous) absence with the whole team</w:t>
            </w:r>
          </w:p>
        </w:tc>
        <w:tc>
          <w:tcPr>
            <w:tcW w:w="3479" w:type="dxa"/>
            <w:tcMar>
              <w:top w:w="36" w:type="dxa"/>
              <w:left w:w="85" w:type="dxa"/>
              <w:bottom w:w="36" w:type="dxa"/>
              <w:right w:w="85" w:type="dxa"/>
            </w:tcMar>
          </w:tcPr>
          <w:p w14:paraId="1D5EA88A" w14:textId="77777777" w:rsidR="000510BE" w:rsidRPr="005A6390" w:rsidRDefault="00000000">
            <w:pPr>
              <w:spacing w:after="0" w:line="215" w:lineRule="auto"/>
              <w:rPr>
                <w:lang w:val="en-GB"/>
              </w:rPr>
            </w:pPr>
            <w:r w:rsidRPr="005A6390">
              <w:rPr>
                <w:sz w:val="16"/>
                <w:szCs w:val="16"/>
                <w:lang w:val="en-GB"/>
              </w:rPr>
              <w:t>(2) Active use of presence status; making focus times visible</w:t>
            </w:r>
          </w:p>
        </w:tc>
      </w:tr>
      <w:tr w:rsidR="000510BE" w:rsidRPr="005A6390" w14:paraId="1AD4E42E" w14:textId="77777777">
        <w:tc>
          <w:tcPr>
            <w:tcW w:w="780" w:type="dxa"/>
            <w:tcMar>
              <w:top w:w="36" w:type="dxa"/>
              <w:left w:w="85" w:type="dxa"/>
              <w:bottom w:w="36" w:type="dxa"/>
              <w:right w:w="85" w:type="dxa"/>
            </w:tcMar>
          </w:tcPr>
          <w:p w14:paraId="35D8E244" w14:textId="77777777" w:rsidR="000510BE" w:rsidRPr="005A6390" w:rsidRDefault="00000000">
            <w:pPr>
              <w:spacing w:after="0" w:line="215" w:lineRule="auto"/>
              <w:rPr>
                <w:lang w:val="en-GB"/>
              </w:rPr>
            </w:pPr>
            <w:r w:rsidRPr="005A6390">
              <w:rPr>
                <w:sz w:val="16"/>
                <w:szCs w:val="16"/>
                <w:lang w:val="en-GB"/>
              </w:rPr>
              <w:t>BP14</w:t>
            </w:r>
          </w:p>
        </w:tc>
        <w:tc>
          <w:tcPr>
            <w:tcW w:w="1900" w:type="dxa"/>
            <w:tcMar>
              <w:top w:w="36" w:type="dxa"/>
              <w:left w:w="85" w:type="dxa"/>
              <w:bottom w:w="36" w:type="dxa"/>
              <w:right w:w="85" w:type="dxa"/>
            </w:tcMar>
          </w:tcPr>
          <w:p w14:paraId="5C6D1089" w14:textId="77777777" w:rsidR="000510BE" w:rsidRPr="005A6390" w:rsidRDefault="00000000">
            <w:pPr>
              <w:spacing w:after="0" w:line="215" w:lineRule="auto"/>
              <w:rPr>
                <w:lang w:val="en-GB"/>
              </w:rPr>
            </w:pPr>
            <w:r w:rsidRPr="005A6390">
              <w:rPr>
                <w:sz w:val="16"/>
                <w:szCs w:val="16"/>
                <w:lang w:val="en-GB"/>
              </w:rPr>
              <w:t>Distribute information equally</w:t>
            </w:r>
          </w:p>
        </w:tc>
        <w:tc>
          <w:tcPr>
            <w:tcW w:w="3479" w:type="dxa"/>
            <w:tcMar>
              <w:top w:w="36" w:type="dxa"/>
              <w:left w:w="85" w:type="dxa"/>
              <w:bottom w:w="36" w:type="dxa"/>
              <w:right w:w="85" w:type="dxa"/>
            </w:tcMar>
          </w:tcPr>
          <w:p w14:paraId="5F203CB2" w14:textId="77777777" w:rsidR="000510BE" w:rsidRPr="005A6390" w:rsidRDefault="00000000">
            <w:pPr>
              <w:spacing w:after="0" w:line="215" w:lineRule="auto"/>
              <w:rPr>
                <w:lang w:val="en-GB"/>
              </w:rPr>
            </w:pPr>
            <w:r w:rsidRPr="005A6390">
              <w:rPr>
                <w:sz w:val="16"/>
                <w:szCs w:val="16"/>
                <w:lang w:val="en-GB"/>
              </w:rPr>
              <w:t>(2) Decision-minutes standard (what? why? business case?); monthly strategy update; documentation obligation for relevant decisions</w:t>
            </w:r>
          </w:p>
        </w:tc>
        <w:tc>
          <w:tcPr>
            <w:tcW w:w="3479" w:type="dxa"/>
            <w:tcMar>
              <w:top w:w="36" w:type="dxa"/>
              <w:left w:w="85" w:type="dxa"/>
              <w:bottom w:w="36" w:type="dxa"/>
              <w:right w:w="85" w:type="dxa"/>
            </w:tcMar>
          </w:tcPr>
          <w:p w14:paraId="72C56C33" w14:textId="77777777" w:rsidR="000510BE" w:rsidRPr="005A6390" w:rsidRDefault="00000000">
            <w:pPr>
              <w:spacing w:after="0" w:line="215" w:lineRule="auto"/>
              <w:rPr>
                <w:lang w:val="en-GB"/>
              </w:rPr>
            </w:pPr>
            <w:r w:rsidRPr="005A6390">
              <w:rPr>
                <w:sz w:val="16"/>
                <w:szCs w:val="16"/>
                <w:lang w:val="en-GB"/>
              </w:rPr>
              <w:t>(3) Decision-minutes standard; monthly strategy update; documentation obligation</w:t>
            </w:r>
          </w:p>
        </w:tc>
      </w:tr>
      <w:tr w:rsidR="000510BE" w:rsidRPr="005A6390" w14:paraId="4C943331" w14:textId="77777777">
        <w:tc>
          <w:tcPr>
            <w:tcW w:w="780" w:type="dxa"/>
            <w:tcMar>
              <w:top w:w="36" w:type="dxa"/>
              <w:left w:w="85" w:type="dxa"/>
              <w:bottom w:w="36" w:type="dxa"/>
              <w:right w:w="85" w:type="dxa"/>
            </w:tcMar>
          </w:tcPr>
          <w:p w14:paraId="744271BA" w14:textId="77777777" w:rsidR="000510BE" w:rsidRPr="005A6390" w:rsidRDefault="00000000">
            <w:pPr>
              <w:spacing w:after="0" w:line="215" w:lineRule="auto"/>
              <w:rPr>
                <w:lang w:val="en-GB"/>
              </w:rPr>
            </w:pPr>
            <w:r w:rsidRPr="005A6390">
              <w:rPr>
                <w:sz w:val="16"/>
                <w:szCs w:val="16"/>
                <w:lang w:val="en-GB"/>
              </w:rPr>
              <w:t>BP10</w:t>
            </w:r>
          </w:p>
        </w:tc>
        <w:tc>
          <w:tcPr>
            <w:tcW w:w="1900" w:type="dxa"/>
            <w:tcMar>
              <w:top w:w="36" w:type="dxa"/>
              <w:left w:w="85" w:type="dxa"/>
              <w:bottom w:w="36" w:type="dxa"/>
              <w:right w:w="85" w:type="dxa"/>
            </w:tcMar>
          </w:tcPr>
          <w:p w14:paraId="3411F58A" w14:textId="77777777" w:rsidR="000510BE" w:rsidRPr="005A6390" w:rsidRDefault="00000000">
            <w:pPr>
              <w:spacing w:after="0" w:line="215" w:lineRule="auto"/>
              <w:rPr>
                <w:lang w:val="en-GB"/>
              </w:rPr>
            </w:pPr>
            <w:r w:rsidRPr="005A6390">
              <w:rPr>
                <w:sz w:val="16"/>
                <w:szCs w:val="16"/>
                <w:lang w:val="en-GB"/>
              </w:rPr>
              <w:t>Use appropriate and proven tools</w:t>
            </w:r>
          </w:p>
        </w:tc>
        <w:tc>
          <w:tcPr>
            <w:tcW w:w="3479" w:type="dxa"/>
            <w:tcMar>
              <w:top w:w="36" w:type="dxa"/>
              <w:left w:w="85" w:type="dxa"/>
              <w:bottom w:w="36" w:type="dxa"/>
              <w:right w:w="85" w:type="dxa"/>
            </w:tcMar>
          </w:tcPr>
          <w:p w14:paraId="30058A79" w14:textId="77777777" w:rsidR="000510BE" w:rsidRPr="005A6390" w:rsidRDefault="00000000">
            <w:pPr>
              <w:spacing w:after="0" w:line="215" w:lineRule="auto"/>
              <w:rPr>
                <w:lang w:val="en-GB"/>
              </w:rPr>
            </w:pPr>
            <w:r w:rsidRPr="005A6390">
              <w:rPr>
                <w:sz w:val="16"/>
                <w:szCs w:val="16"/>
                <w:lang w:val="en-GB"/>
              </w:rPr>
              <w:t>— (not selected; GitLab already in place)</w:t>
            </w:r>
          </w:p>
        </w:tc>
        <w:tc>
          <w:tcPr>
            <w:tcW w:w="3479" w:type="dxa"/>
            <w:tcMar>
              <w:top w:w="36" w:type="dxa"/>
              <w:left w:w="85" w:type="dxa"/>
              <w:bottom w:w="36" w:type="dxa"/>
              <w:right w:w="85" w:type="dxa"/>
            </w:tcMar>
          </w:tcPr>
          <w:p w14:paraId="5F9E078A" w14:textId="77777777" w:rsidR="000510BE" w:rsidRPr="005A6390" w:rsidRDefault="00000000">
            <w:pPr>
              <w:spacing w:after="0" w:line="215" w:lineRule="auto"/>
              <w:rPr>
                <w:lang w:val="en-GB"/>
              </w:rPr>
            </w:pPr>
            <w:r w:rsidRPr="005A6390">
              <w:rPr>
                <w:sz w:val="16"/>
                <w:szCs w:val="16"/>
                <w:lang w:val="en-GB"/>
              </w:rPr>
              <w:t>(1) Central collaboration tool with structured share, folder logic and templates; standardised versioning; single source of truth</w:t>
            </w:r>
          </w:p>
        </w:tc>
      </w:tr>
      <w:tr w:rsidR="000510BE" w:rsidRPr="005A6390" w14:paraId="28A92D30" w14:textId="77777777">
        <w:tc>
          <w:tcPr>
            <w:tcW w:w="780" w:type="dxa"/>
            <w:tcMar>
              <w:top w:w="36" w:type="dxa"/>
              <w:left w:w="85" w:type="dxa"/>
              <w:bottom w:w="36" w:type="dxa"/>
              <w:right w:w="85" w:type="dxa"/>
            </w:tcMar>
          </w:tcPr>
          <w:p w14:paraId="6C7CB484" w14:textId="77777777" w:rsidR="000510BE" w:rsidRPr="005A6390" w:rsidRDefault="00000000">
            <w:pPr>
              <w:spacing w:after="0" w:line="215" w:lineRule="auto"/>
              <w:rPr>
                <w:lang w:val="en-GB"/>
              </w:rPr>
            </w:pPr>
            <w:r w:rsidRPr="005A6390">
              <w:rPr>
                <w:sz w:val="16"/>
                <w:szCs w:val="16"/>
                <w:lang w:val="en-GB"/>
              </w:rPr>
              <w:t>BP11</w:t>
            </w:r>
          </w:p>
        </w:tc>
        <w:tc>
          <w:tcPr>
            <w:tcW w:w="1900" w:type="dxa"/>
            <w:tcMar>
              <w:top w:w="36" w:type="dxa"/>
              <w:left w:w="85" w:type="dxa"/>
              <w:bottom w:w="36" w:type="dxa"/>
              <w:right w:w="85" w:type="dxa"/>
            </w:tcMar>
          </w:tcPr>
          <w:p w14:paraId="0726245E" w14:textId="77777777" w:rsidR="000510BE" w:rsidRPr="005A6390" w:rsidRDefault="00000000">
            <w:pPr>
              <w:spacing w:after="0" w:line="215" w:lineRule="auto"/>
              <w:rPr>
                <w:lang w:val="en-GB"/>
              </w:rPr>
            </w:pPr>
            <w:r w:rsidRPr="005A6390">
              <w:rPr>
                <w:sz w:val="16"/>
                <w:szCs w:val="16"/>
                <w:lang w:val="en-GB"/>
              </w:rPr>
              <w:t>Foster asynchronous communication</w:t>
            </w:r>
          </w:p>
        </w:tc>
        <w:tc>
          <w:tcPr>
            <w:tcW w:w="3479" w:type="dxa"/>
            <w:tcMar>
              <w:top w:w="36" w:type="dxa"/>
              <w:left w:w="85" w:type="dxa"/>
              <w:bottom w:w="36" w:type="dxa"/>
              <w:right w:w="85" w:type="dxa"/>
            </w:tcMar>
          </w:tcPr>
          <w:p w14:paraId="5D4DD9BA" w14:textId="77777777" w:rsidR="000510BE" w:rsidRPr="005A6390" w:rsidRDefault="00000000">
            <w:pPr>
              <w:spacing w:after="0" w:line="215" w:lineRule="auto"/>
              <w:rPr>
                <w:lang w:val="en-GB"/>
              </w:rPr>
            </w:pPr>
            <w:r w:rsidRPr="005A6390">
              <w:rPr>
                <w:sz w:val="16"/>
                <w:szCs w:val="16"/>
                <w:lang w:val="en-GB"/>
              </w:rPr>
              <w:t>— (covered by the default-asynchronous principle in BP12)</w:t>
            </w:r>
          </w:p>
        </w:tc>
        <w:tc>
          <w:tcPr>
            <w:tcW w:w="3479" w:type="dxa"/>
            <w:tcMar>
              <w:top w:w="36" w:type="dxa"/>
              <w:left w:w="85" w:type="dxa"/>
              <w:bottom w:w="36" w:type="dxa"/>
              <w:right w:w="85" w:type="dxa"/>
            </w:tcMar>
          </w:tcPr>
          <w:p w14:paraId="0EA69B86" w14:textId="77777777" w:rsidR="000510BE" w:rsidRPr="005A6390" w:rsidRDefault="00000000">
            <w:pPr>
              <w:spacing w:after="0" w:line="215" w:lineRule="auto"/>
              <w:rPr>
                <w:lang w:val="en-GB"/>
              </w:rPr>
            </w:pPr>
            <w:r w:rsidRPr="005A6390">
              <w:rPr>
                <w:sz w:val="16"/>
                <w:szCs w:val="16"/>
                <w:lang w:val="en-GB"/>
              </w:rPr>
              <w:t>(2) Defined response windows; “not everything is urgent”; bundling of topics</w:t>
            </w:r>
          </w:p>
        </w:tc>
      </w:tr>
      <w:tr w:rsidR="000510BE" w:rsidRPr="005A6390" w14:paraId="27CF056C" w14:textId="77777777">
        <w:tc>
          <w:tcPr>
            <w:tcW w:w="780" w:type="dxa"/>
            <w:tcMar>
              <w:top w:w="36" w:type="dxa"/>
              <w:left w:w="85" w:type="dxa"/>
              <w:bottom w:w="36" w:type="dxa"/>
              <w:right w:w="85" w:type="dxa"/>
            </w:tcMar>
          </w:tcPr>
          <w:p w14:paraId="7D37452E" w14:textId="77777777" w:rsidR="000510BE" w:rsidRPr="005A6390" w:rsidRDefault="00000000">
            <w:pPr>
              <w:spacing w:after="0" w:line="215" w:lineRule="auto"/>
              <w:rPr>
                <w:lang w:val="en-GB"/>
              </w:rPr>
            </w:pPr>
            <w:r w:rsidRPr="005A6390">
              <w:rPr>
                <w:sz w:val="16"/>
                <w:szCs w:val="16"/>
                <w:lang w:val="en-GB"/>
              </w:rPr>
              <w:t>BP09</w:t>
            </w:r>
          </w:p>
        </w:tc>
        <w:tc>
          <w:tcPr>
            <w:tcW w:w="1900" w:type="dxa"/>
            <w:tcMar>
              <w:top w:w="36" w:type="dxa"/>
              <w:left w:w="85" w:type="dxa"/>
              <w:bottom w:w="36" w:type="dxa"/>
              <w:right w:w="85" w:type="dxa"/>
            </w:tcMar>
          </w:tcPr>
          <w:p w14:paraId="4C65DF22" w14:textId="77777777" w:rsidR="000510BE" w:rsidRPr="005A6390" w:rsidRDefault="00000000">
            <w:pPr>
              <w:spacing w:after="0" w:line="215" w:lineRule="auto"/>
              <w:rPr>
                <w:lang w:val="en-GB"/>
              </w:rPr>
            </w:pPr>
            <w:r w:rsidRPr="005A6390">
              <w:rPr>
                <w:sz w:val="16"/>
                <w:szCs w:val="16"/>
                <w:lang w:val="en-GB"/>
              </w:rPr>
              <w:t>Establish a tangible mission and vision (OKRs)</w:t>
            </w:r>
          </w:p>
        </w:tc>
        <w:tc>
          <w:tcPr>
            <w:tcW w:w="3479" w:type="dxa"/>
            <w:tcMar>
              <w:top w:w="36" w:type="dxa"/>
              <w:left w:w="85" w:type="dxa"/>
              <w:bottom w:w="36" w:type="dxa"/>
              <w:right w:w="85" w:type="dxa"/>
            </w:tcMar>
          </w:tcPr>
          <w:p w14:paraId="7B2E0B11" w14:textId="77777777" w:rsidR="000510BE" w:rsidRPr="005A6390" w:rsidRDefault="00000000">
            <w:pPr>
              <w:spacing w:after="0" w:line="215" w:lineRule="auto"/>
              <w:rPr>
                <w:lang w:val="en-GB"/>
              </w:rPr>
            </w:pPr>
            <w:r w:rsidRPr="005A6390">
              <w:rPr>
                <w:sz w:val="16"/>
                <w:szCs w:val="16"/>
                <w:lang w:val="en-GB"/>
              </w:rPr>
              <w:t>(3) Quarterly OKRs; transparent goal overview; goal-review rhythm</w:t>
            </w:r>
          </w:p>
        </w:tc>
        <w:tc>
          <w:tcPr>
            <w:tcW w:w="3479" w:type="dxa"/>
            <w:tcMar>
              <w:top w:w="36" w:type="dxa"/>
              <w:left w:w="85" w:type="dxa"/>
              <w:bottom w:w="36" w:type="dxa"/>
              <w:right w:w="85" w:type="dxa"/>
            </w:tcMar>
          </w:tcPr>
          <w:p w14:paraId="306B84B6" w14:textId="77777777" w:rsidR="000510BE" w:rsidRPr="005A6390" w:rsidRDefault="00000000">
            <w:pPr>
              <w:spacing w:after="0" w:line="215" w:lineRule="auto"/>
              <w:rPr>
                <w:lang w:val="en-GB"/>
              </w:rPr>
            </w:pPr>
            <w:r w:rsidRPr="005A6390">
              <w:rPr>
                <w:sz w:val="16"/>
                <w:szCs w:val="16"/>
                <w:lang w:val="en-GB"/>
              </w:rPr>
              <w:t>(4) Structuring rather than introducing mission and vision; operationalisation and prioritisation of existing goals</w:t>
            </w:r>
          </w:p>
        </w:tc>
      </w:tr>
      <w:tr w:rsidR="000510BE" w:rsidRPr="005A6390" w14:paraId="32C0A6F9" w14:textId="77777777">
        <w:tc>
          <w:tcPr>
            <w:tcW w:w="780" w:type="dxa"/>
            <w:tcMar>
              <w:top w:w="36" w:type="dxa"/>
              <w:left w:w="85" w:type="dxa"/>
              <w:bottom w:w="36" w:type="dxa"/>
              <w:right w:w="85" w:type="dxa"/>
            </w:tcMar>
          </w:tcPr>
          <w:p w14:paraId="4C0FC8C4" w14:textId="77777777" w:rsidR="000510BE" w:rsidRPr="005A6390" w:rsidRDefault="00000000">
            <w:pPr>
              <w:spacing w:after="0" w:line="215" w:lineRule="auto"/>
              <w:rPr>
                <w:lang w:val="en-GB"/>
              </w:rPr>
            </w:pPr>
            <w:r w:rsidRPr="005A6390">
              <w:rPr>
                <w:sz w:val="16"/>
                <w:szCs w:val="16"/>
                <w:lang w:val="en-GB"/>
              </w:rPr>
              <w:t>BP01</w:t>
            </w:r>
          </w:p>
        </w:tc>
        <w:tc>
          <w:tcPr>
            <w:tcW w:w="1900" w:type="dxa"/>
            <w:tcMar>
              <w:top w:w="36" w:type="dxa"/>
              <w:left w:w="85" w:type="dxa"/>
              <w:bottom w:w="36" w:type="dxa"/>
              <w:right w:w="85" w:type="dxa"/>
            </w:tcMar>
          </w:tcPr>
          <w:p w14:paraId="1495DA74" w14:textId="77777777" w:rsidR="000510BE" w:rsidRPr="005A6390" w:rsidRDefault="00000000">
            <w:pPr>
              <w:spacing w:after="0" w:line="215" w:lineRule="auto"/>
              <w:rPr>
                <w:lang w:val="en-GB"/>
              </w:rPr>
            </w:pPr>
            <w:r w:rsidRPr="005A6390">
              <w:rPr>
                <w:sz w:val="16"/>
                <w:szCs w:val="16"/>
                <w:lang w:val="en-GB"/>
              </w:rPr>
              <w:t>Foster personal relationships</w:t>
            </w:r>
          </w:p>
        </w:tc>
        <w:tc>
          <w:tcPr>
            <w:tcW w:w="3479" w:type="dxa"/>
            <w:tcMar>
              <w:top w:w="36" w:type="dxa"/>
              <w:left w:w="85" w:type="dxa"/>
              <w:bottom w:w="36" w:type="dxa"/>
              <w:right w:w="85" w:type="dxa"/>
            </w:tcMar>
          </w:tcPr>
          <w:p w14:paraId="53EA400C" w14:textId="77777777" w:rsidR="000510BE" w:rsidRPr="005A6390" w:rsidRDefault="00000000">
            <w:pPr>
              <w:spacing w:after="0" w:line="215" w:lineRule="auto"/>
              <w:rPr>
                <w:lang w:val="en-GB"/>
              </w:rPr>
            </w:pPr>
            <w:r w:rsidRPr="005A6390">
              <w:rPr>
                <w:sz w:val="16"/>
                <w:szCs w:val="16"/>
                <w:lang w:val="en-GB"/>
              </w:rPr>
              <w:t>(4) Slot for on-site exchange; quarterly team day; buddy system for apprentices and onboarding</w:t>
            </w:r>
          </w:p>
        </w:tc>
        <w:tc>
          <w:tcPr>
            <w:tcW w:w="3479" w:type="dxa"/>
            <w:tcMar>
              <w:top w:w="36" w:type="dxa"/>
              <w:left w:w="85" w:type="dxa"/>
              <w:bottom w:w="36" w:type="dxa"/>
              <w:right w:w="85" w:type="dxa"/>
            </w:tcMar>
          </w:tcPr>
          <w:p w14:paraId="5CA7F721" w14:textId="77777777" w:rsidR="000510BE" w:rsidRPr="005A6390" w:rsidRDefault="00000000">
            <w:pPr>
              <w:spacing w:after="0" w:line="215" w:lineRule="auto"/>
              <w:rPr>
                <w:lang w:val="en-GB"/>
              </w:rPr>
            </w:pPr>
            <w:r w:rsidRPr="005A6390">
              <w:rPr>
                <w:sz w:val="16"/>
                <w:szCs w:val="16"/>
                <w:lang w:val="en-GB"/>
              </w:rPr>
              <w:t>— (not selected; relationships rated strong at baseline)</w:t>
            </w:r>
          </w:p>
        </w:tc>
      </w:tr>
    </w:tbl>
    <w:p w14:paraId="23D26D35" w14:textId="77777777" w:rsidR="000510BE" w:rsidRPr="005A6390" w:rsidRDefault="00000000">
      <w:pPr>
        <w:spacing w:before="60" w:after="150" w:line="220" w:lineRule="auto"/>
        <w:rPr>
          <w:lang w:val="en-GB"/>
        </w:rPr>
      </w:pPr>
      <w:r w:rsidRPr="005A6390">
        <w:rPr>
          <w:color w:val="404752"/>
          <w:sz w:val="16"/>
          <w:szCs w:val="16"/>
          <w:lang w:val="en-GB"/>
        </w:rPr>
        <w:t>Table 2.  Best practices from the handbook [2] selected in the team retrospectives, with the concrete measures the teams agreed and the priority each team assigned.</w:t>
      </w:r>
    </w:p>
    <w:p w14:paraId="5AB4606C" w14:textId="77777777" w:rsidR="000510BE" w:rsidRPr="005A6390" w:rsidRDefault="00000000">
      <w:pPr>
        <w:jc w:val="both"/>
        <w:rPr>
          <w:lang w:val="en-GB"/>
        </w:rPr>
      </w:pPr>
      <w:r w:rsidRPr="005A6390">
        <w:rPr>
          <w:lang w:val="en-GB"/>
        </w:rPr>
        <w:t>The selection pattern is itself a finding. The practices that were chosen first are norm-setting and cheap: they require an agreement, not a budget, a reorganisation or a new role. The practices that were deferred or ignored require structural change — a mentoring programme, an OKR system, a revision of the presence model. Adoption cost, not the expected size of the benefit, appears to drive selection.</w:t>
      </w:r>
    </w:p>
    <w:p w14:paraId="54E3E4BA" w14:textId="77777777" w:rsidR="000510BE" w:rsidRPr="005A6390" w:rsidRDefault="00000000">
      <w:pPr>
        <w:pStyle w:val="berschrift2"/>
        <w:spacing w:before="150" w:after="74"/>
        <w:rPr>
          <w:lang w:val="en-GB"/>
        </w:rPr>
      </w:pPr>
      <w:proofErr w:type="gramStart"/>
      <w:r w:rsidRPr="005A6390">
        <w:rPr>
          <w:b/>
          <w:bCs/>
          <w:color w:val="2B303A"/>
          <w:sz w:val="21"/>
          <w:szCs w:val="21"/>
          <w:lang w:val="en-GB"/>
        </w:rPr>
        <w:t>4.3  RQ</w:t>
      </w:r>
      <w:proofErr w:type="gramEnd"/>
      <w:r w:rsidRPr="005A6390">
        <w:rPr>
          <w:b/>
          <w:bCs/>
          <w:color w:val="2B303A"/>
          <w:sz w:val="21"/>
          <w:szCs w:val="21"/>
          <w:lang w:val="en-GB"/>
        </w:rPr>
        <w:t>2: what changed</w:t>
      </w:r>
    </w:p>
    <w:p w14:paraId="45CA9713" w14:textId="77777777" w:rsidR="000510BE" w:rsidRPr="005A6390" w:rsidRDefault="00000000">
      <w:pPr>
        <w:jc w:val="both"/>
        <w:rPr>
          <w:lang w:val="en-GB"/>
        </w:rPr>
      </w:pPr>
      <w:r w:rsidRPr="005A6390">
        <w:rPr>
          <w:lang w:val="en-GB"/>
        </w:rPr>
        <w:t>Table 3 reports every item for both cases across the three waves; Figure 2 aggregates them into the eight constructs.</w:t>
      </w:r>
    </w:p>
    <w:tbl>
      <w:tblPr>
        <w:tblW w:w="9638" w:type="dxa"/>
        <w:tblBorders>
          <w:top w:val="single" w:sz="6" w:space="0" w:color="5B6472"/>
          <w:left w:val="none" w:sz="0" w:space="0" w:color="FFFFFF"/>
          <w:bottom w:val="single" w:sz="6" w:space="0" w:color="5B6472"/>
          <w:right w:val="none" w:sz="0" w:space="0" w:color="FFFFFF"/>
          <w:insideH w:val="single" w:sz="2" w:space="0" w:color="C7CDD8"/>
          <w:insideV w:val="none" w:sz="0" w:space="0" w:color="FFFFFF"/>
        </w:tblBorders>
        <w:tblCellMar>
          <w:left w:w="10" w:type="dxa"/>
          <w:right w:w="10" w:type="dxa"/>
        </w:tblCellMar>
        <w:tblLook w:val="04A0" w:firstRow="1" w:lastRow="0" w:firstColumn="1" w:lastColumn="0" w:noHBand="0" w:noVBand="1"/>
      </w:tblPr>
      <w:tblGrid>
        <w:gridCol w:w="3038"/>
        <w:gridCol w:w="720"/>
        <w:gridCol w:w="720"/>
        <w:gridCol w:w="720"/>
        <w:gridCol w:w="740"/>
        <w:gridCol w:w="720"/>
        <w:gridCol w:w="720"/>
        <w:gridCol w:w="720"/>
        <w:gridCol w:w="740"/>
        <w:gridCol w:w="800"/>
      </w:tblGrid>
      <w:tr w:rsidR="000510BE" w:rsidRPr="005A6390" w14:paraId="6A11B874" w14:textId="77777777">
        <w:trPr>
          <w:tblHeader/>
        </w:trPr>
        <w:tc>
          <w:tcPr>
            <w:tcW w:w="3038" w:type="dxa"/>
            <w:shd w:val="clear" w:color="auto" w:fill="E9EDF3"/>
            <w:tcMar>
              <w:top w:w="36" w:type="dxa"/>
              <w:left w:w="85" w:type="dxa"/>
              <w:bottom w:w="36" w:type="dxa"/>
              <w:right w:w="85" w:type="dxa"/>
            </w:tcMar>
          </w:tcPr>
          <w:p w14:paraId="08129623" w14:textId="77777777" w:rsidR="000510BE" w:rsidRPr="005A6390" w:rsidRDefault="00000000">
            <w:pPr>
              <w:spacing w:after="0" w:line="215" w:lineRule="auto"/>
              <w:rPr>
                <w:lang w:val="en-GB"/>
              </w:rPr>
            </w:pPr>
            <w:r w:rsidRPr="005A6390">
              <w:rPr>
                <w:b/>
                <w:bCs/>
                <w:sz w:val="15"/>
                <w:szCs w:val="15"/>
                <w:lang w:val="en-GB"/>
              </w:rPr>
              <w:t>Survey item (targeted best practice)</w:t>
            </w:r>
          </w:p>
        </w:tc>
        <w:tc>
          <w:tcPr>
            <w:tcW w:w="720" w:type="dxa"/>
            <w:shd w:val="clear" w:color="auto" w:fill="E9EDF3"/>
            <w:tcMar>
              <w:top w:w="36" w:type="dxa"/>
              <w:left w:w="85" w:type="dxa"/>
              <w:bottom w:w="36" w:type="dxa"/>
              <w:right w:w="85" w:type="dxa"/>
            </w:tcMar>
          </w:tcPr>
          <w:p w14:paraId="4C167536" w14:textId="77777777" w:rsidR="000510BE" w:rsidRPr="005A6390" w:rsidRDefault="00000000">
            <w:pPr>
              <w:spacing w:after="0" w:line="215" w:lineRule="auto"/>
              <w:jc w:val="center"/>
              <w:rPr>
                <w:lang w:val="en-GB"/>
              </w:rPr>
            </w:pPr>
            <w:r w:rsidRPr="005A6390">
              <w:rPr>
                <w:b/>
                <w:bCs/>
                <w:sz w:val="15"/>
                <w:szCs w:val="15"/>
                <w:lang w:val="en-GB"/>
              </w:rPr>
              <w:t>W1</w:t>
            </w:r>
          </w:p>
        </w:tc>
        <w:tc>
          <w:tcPr>
            <w:tcW w:w="720" w:type="dxa"/>
            <w:shd w:val="clear" w:color="auto" w:fill="E9EDF3"/>
            <w:tcMar>
              <w:top w:w="36" w:type="dxa"/>
              <w:left w:w="85" w:type="dxa"/>
              <w:bottom w:w="36" w:type="dxa"/>
              <w:right w:w="85" w:type="dxa"/>
            </w:tcMar>
          </w:tcPr>
          <w:p w14:paraId="149B70D0" w14:textId="77777777" w:rsidR="000510BE" w:rsidRPr="005A6390" w:rsidRDefault="00000000">
            <w:pPr>
              <w:spacing w:after="0" w:line="215" w:lineRule="auto"/>
              <w:jc w:val="center"/>
              <w:rPr>
                <w:lang w:val="en-GB"/>
              </w:rPr>
            </w:pPr>
            <w:r w:rsidRPr="005A6390">
              <w:rPr>
                <w:b/>
                <w:bCs/>
                <w:sz w:val="15"/>
                <w:szCs w:val="15"/>
                <w:lang w:val="en-GB"/>
              </w:rPr>
              <w:t>W2</w:t>
            </w:r>
          </w:p>
        </w:tc>
        <w:tc>
          <w:tcPr>
            <w:tcW w:w="720" w:type="dxa"/>
            <w:shd w:val="clear" w:color="auto" w:fill="E9EDF3"/>
            <w:tcMar>
              <w:top w:w="36" w:type="dxa"/>
              <w:left w:w="85" w:type="dxa"/>
              <w:bottom w:w="36" w:type="dxa"/>
              <w:right w:w="85" w:type="dxa"/>
            </w:tcMar>
          </w:tcPr>
          <w:p w14:paraId="2A438706" w14:textId="77777777" w:rsidR="000510BE" w:rsidRPr="005A6390" w:rsidRDefault="00000000">
            <w:pPr>
              <w:spacing w:after="0" w:line="215" w:lineRule="auto"/>
              <w:jc w:val="center"/>
              <w:rPr>
                <w:lang w:val="en-GB"/>
              </w:rPr>
            </w:pPr>
            <w:r w:rsidRPr="005A6390">
              <w:rPr>
                <w:b/>
                <w:bCs/>
                <w:sz w:val="15"/>
                <w:szCs w:val="15"/>
                <w:lang w:val="en-GB"/>
              </w:rPr>
              <w:t>W3</w:t>
            </w:r>
          </w:p>
        </w:tc>
        <w:tc>
          <w:tcPr>
            <w:tcW w:w="740" w:type="dxa"/>
            <w:shd w:val="clear" w:color="auto" w:fill="E9EDF3"/>
            <w:tcMar>
              <w:top w:w="36" w:type="dxa"/>
              <w:left w:w="85" w:type="dxa"/>
              <w:bottom w:w="36" w:type="dxa"/>
              <w:right w:w="85" w:type="dxa"/>
            </w:tcMar>
          </w:tcPr>
          <w:p w14:paraId="7B9FB224" w14:textId="77777777" w:rsidR="000510BE" w:rsidRPr="005A6390" w:rsidRDefault="00000000">
            <w:pPr>
              <w:spacing w:after="0" w:line="215" w:lineRule="auto"/>
              <w:jc w:val="center"/>
              <w:rPr>
                <w:lang w:val="en-GB"/>
              </w:rPr>
            </w:pPr>
            <w:r w:rsidRPr="005A6390">
              <w:rPr>
                <w:b/>
                <w:bCs/>
                <w:sz w:val="15"/>
                <w:szCs w:val="15"/>
                <w:lang w:val="en-GB"/>
              </w:rPr>
              <w:t>Δ</w:t>
            </w:r>
          </w:p>
        </w:tc>
        <w:tc>
          <w:tcPr>
            <w:tcW w:w="720" w:type="dxa"/>
            <w:shd w:val="clear" w:color="auto" w:fill="E9EDF3"/>
            <w:tcMar>
              <w:top w:w="36" w:type="dxa"/>
              <w:left w:w="85" w:type="dxa"/>
              <w:bottom w:w="36" w:type="dxa"/>
              <w:right w:w="85" w:type="dxa"/>
            </w:tcMar>
          </w:tcPr>
          <w:p w14:paraId="3881FB6D" w14:textId="77777777" w:rsidR="000510BE" w:rsidRPr="005A6390" w:rsidRDefault="00000000">
            <w:pPr>
              <w:spacing w:after="0" w:line="215" w:lineRule="auto"/>
              <w:jc w:val="center"/>
              <w:rPr>
                <w:lang w:val="en-GB"/>
              </w:rPr>
            </w:pPr>
            <w:r w:rsidRPr="005A6390">
              <w:rPr>
                <w:b/>
                <w:bCs/>
                <w:sz w:val="15"/>
                <w:szCs w:val="15"/>
                <w:lang w:val="en-GB"/>
              </w:rPr>
              <w:t>W1</w:t>
            </w:r>
          </w:p>
        </w:tc>
        <w:tc>
          <w:tcPr>
            <w:tcW w:w="720" w:type="dxa"/>
            <w:shd w:val="clear" w:color="auto" w:fill="E9EDF3"/>
            <w:tcMar>
              <w:top w:w="36" w:type="dxa"/>
              <w:left w:w="85" w:type="dxa"/>
              <w:bottom w:w="36" w:type="dxa"/>
              <w:right w:w="85" w:type="dxa"/>
            </w:tcMar>
          </w:tcPr>
          <w:p w14:paraId="6D975119" w14:textId="77777777" w:rsidR="000510BE" w:rsidRPr="005A6390" w:rsidRDefault="00000000">
            <w:pPr>
              <w:spacing w:after="0" w:line="215" w:lineRule="auto"/>
              <w:jc w:val="center"/>
              <w:rPr>
                <w:lang w:val="en-GB"/>
              </w:rPr>
            </w:pPr>
            <w:r w:rsidRPr="005A6390">
              <w:rPr>
                <w:b/>
                <w:bCs/>
                <w:sz w:val="15"/>
                <w:szCs w:val="15"/>
                <w:lang w:val="en-GB"/>
              </w:rPr>
              <w:t>W2</w:t>
            </w:r>
          </w:p>
        </w:tc>
        <w:tc>
          <w:tcPr>
            <w:tcW w:w="720" w:type="dxa"/>
            <w:shd w:val="clear" w:color="auto" w:fill="E9EDF3"/>
            <w:tcMar>
              <w:top w:w="36" w:type="dxa"/>
              <w:left w:w="85" w:type="dxa"/>
              <w:bottom w:w="36" w:type="dxa"/>
              <w:right w:w="85" w:type="dxa"/>
            </w:tcMar>
          </w:tcPr>
          <w:p w14:paraId="610F1761" w14:textId="77777777" w:rsidR="000510BE" w:rsidRPr="005A6390" w:rsidRDefault="00000000">
            <w:pPr>
              <w:spacing w:after="0" w:line="215" w:lineRule="auto"/>
              <w:jc w:val="center"/>
              <w:rPr>
                <w:lang w:val="en-GB"/>
              </w:rPr>
            </w:pPr>
            <w:r w:rsidRPr="005A6390">
              <w:rPr>
                <w:b/>
                <w:bCs/>
                <w:sz w:val="15"/>
                <w:szCs w:val="15"/>
                <w:lang w:val="en-GB"/>
              </w:rPr>
              <w:t>W3</w:t>
            </w:r>
          </w:p>
        </w:tc>
        <w:tc>
          <w:tcPr>
            <w:tcW w:w="740" w:type="dxa"/>
            <w:shd w:val="clear" w:color="auto" w:fill="E9EDF3"/>
            <w:tcMar>
              <w:top w:w="36" w:type="dxa"/>
              <w:left w:w="85" w:type="dxa"/>
              <w:bottom w:w="36" w:type="dxa"/>
              <w:right w:w="85" w:type="dxa"/>
            </w:tcMar>
          </w:tcPr>
          <w:p w14:paraId="1B00C247" w14:textId="77777777" w:rsidR="000510BE" w:rsidRPr="005A6390" w:rsidRDefault="00000000">
            <w:pPr>
              <w:spacing w:after="0" w:line="215" w:lineRule="auto"/>
              <w:jc w:val="center"/>
              <w:rPr>
                <w:lang w:val="en-GB"/>
              </w:rPr>
            </w:pPr>
            <w:r w:rsidRPr="005A6390">
              <w:rPr>
                <w:b/>
                <w:bCs/>
                <w:sz w:val="15"/>
                <w:szCs w:val="15"/>
                <w:lang w:val="en-GB"/>
              </w:rPr>
              <w:t>Δ</w:t>
            </w:r>
          </w:p>
        </w:tc>
        <w:tc>
          <w:tcPr>
            <w:tcW w:w="800" w:type="dxa"/>
            <w:shd w:val="clear" w:color="auto" w:fill="E9EDF3"/>
            <w:tcMar>
              <w:top w:w="36" w:type="dxa"/>
              <w:left w:w="85" w:type="dxa"/>
              <w:bottom w:w="36" w:type="dxa"/>
              <w:right w:w="85" w:type="dxa"/>
            </w:tcMar>
          </w:tcPr>
          <w:p w14:paraId="0729CFB3" w14:textId="77777777" w:rsidR="000510BE" w:rsidRPr="005A6390" w:rsidRDefault="00000000">
            <w:pPr>
              <w:spacing w:after="0" w:line="215" w:lineRule="auto"/>
              <w:jc w:val="center"/>
              <w:rPr>
                <w:lang w:val="en-GB"/>
              </w:rPr>
            </w:pPr>
            <w:r w:rsidRPr="005A6390">
              <w:rPr>
                <w:b/>
                <w:bCs/>
                <w:sz w:val="15"/>
                <w:szCs w:val="15"/>
                <w:lang w:val="en-GB"/>
              </w:rPr>
              <w:t>PE p</w:t>
            </w:r>
          </w:p>
        </w:tc>
      </w:tr>
      <w:tr w:rsidR="000510BE" w:rsidRPr="005A6390" w14:paraId="5D6C0AEC" w14:textId="77777777">
        <w:tc>
          <w:tcPr>
            <w:tcW w:w="3038" w:type="dxa"/>
            <w:shd w:val="clear" w:color="auto" w:fill="F4F6FA"/>
            <w:tcMar>
              <w:top w:w="36" w:type="dxa"/>
              <w:left w:w="85" w:type="dxa"/>
              <w:bottom w:w="36" w:type="dxa"/>
              <w:right w:w="85" w:type="dxa"/>
            </w:tcMar>
          </w:tcPr>
          <w:p w14:paraId="44DE1D59"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4  I</w:t>
            </w:r>
            <w:proofErr w:type="gramEnd"/>
            <w:r w:rsidRPr="005A6390">
              <w:rPr>
                <w:sz w:val="15"/>
                <w:szCs w:val="15"/>
                <w:lang w:val="en-GB"/>
              </w:rPr>
              <w:t xml:space="preserve"> know the best channels to reach my colleagues (BP12/13)</w:t>
            </w:r>
          </w:p>
        </w:tc>
        <w:tc>
          <w:tcPr>
            <w:tcW w:w="720" w:type="dxa"/>
            <w:shd w:val="clear" w:color="auto" w:fill="F4F6FA"/>
            <w:tcMar>
              <w:top w:w="36" w:type="dxa"/>
              <w:left w:w="85" w:type="dxa"/>
              <w:bottom w:w="36" w:type="dxa"/>
              <w:right w:w="85" w:type="dxa"/>
            </w:tcMar>
          </w:tcPr>
          <w:p w14:paraId="1818A5B1" w14:textId="77777777" w:rsidR="000510BE" w:rsidRPr="005A6390" w:rsidRDefault="00000000">
            <w:pPr>
              <w:spacing w:after="0" w:line="215" w:lineRule="auto"/>
              <w:jc w:val="center"/>
              <w:rPr>
                <w:lang w:val="en-GB"/>
              </w:rPr>
            </w:pPr>
            <w:r w:rsidRPr="005A6390">
              <w:rPr>
                <w:sz w:val="15"/>
                <w:szCs w:val="15"/>
                <w:lang w:val="en-GB"/>
              </w:rPr>
              <w:t>4.88</w:t>
            </w:r>
          </w:p>
        </w:tc>
        <w:tc>
          <w:tcPr>
            <w:tcW w:w="720" w:type="dxa"/>
            <w:shd w:val="clear" w:color="auto" w:fill="F4F6FA"/>
            <w:tcMar>
              <w:top w:w="36" w:type="dxa"/>
              <w:left w:w="85" w:type="dxa"/>
              <w:bottom w:w="36" w:type="dxa"/>
              <w:right w:w="85" w:type="dxa"/>
            </w:tcMar>
          </w:tcPr>
          <w:p w14:paraId="04994049" w14:textId="77777777" w:rsidR="000510BE" w:rsidRPr="005A6390" w:rsidRDefault="00000000">
            <w:pPr>
              <w:spacing w:after="0" w:line="215" w:lineRule="auto"/>
              <w:jc w:val="center"/>
              <w:rPr>
                <w:lang w:val="en-GB"/>
              </w:rPr>
            </w:pPr>
            <w:r w:rsidRPr="005A6390">
              <w:rPr>
                <w:sz w:val="15"/>
                <w:szCs w:val="15"/>
                <w:lang w:val="en-GB"/>
              </w:rPr>
              <w:t>4.80</w:t>
            </w:r>
          </w:p>
        </w:tc>
        <w:tc>
          <w:tcPr>
            <w:tcW w:w="720" w:type="dxa"/>
            <w:shd w:val="clear" w:color="auto" w:fill="F4F6FA"/>
            <w:tcMar>
              <w:top w:w="36" w:type="dxa"/>
              <w:left w:w="85" w:type="dxa"/>
              <w:bottom w:w="36" w:type="dxa"/>
              <w:right w:w="85" w:type="dxa"/>
            </w:tcMar>
          </w:tcPr>
          <w:p w14:paraId="0643E0DA" w14:textId="77777777" w:rsidR="000510BE" w:rsidRPr="005A6390" w:rsidRDefault="00000000">
            <w:pPr>
              <w:spacing w:after="0" w:line="215" w:lineRule="auto"/>
              <w:jc w:val="center"/>
              <w:rPr>
                <w:lang w:val="en-GB"/>
              </w:rPr>
            </w:pPr>
            <w:r w:rsidRPr="005A6390">
              <w:rPr>
                <w:sz w:val="15"/>
                <w:szCs w:val="15"/>
                <w:lang w:val="en-GB"/>
              </w:rPr>
              <w:t>5.00</w:t>
            </w:r>
          </w:p>
        </w:tc>
        <w:tc>
          <w:tcPr>
            <w:tcW w:w="740" w:type="dxa"/>
            <w:shd w:val="clear" w:color="auto" w:fill="F4F6FA"/>
            <w:tcMar>
              <w:top w:w="36" w:type="dxa"/>
              <w:left w:w="85" w:type="dxa"/>
              <w:bottom w:w="36" w:type="dxa"/>
              <w:right w:w="85" w:type="dxa"/>
            </w:tcMar>
          </w:tcPr>
          <w:p w14:paraId="7515C4BD" w14:textId="77777777" w:rsidR="000510BE" w:rsidRPr="005A6390" w:rsidRDefault="00000000">
            <w:pPr>
              <w:spacing w:after="0" w:line="215" w:lineRule="auto"/>
              <w:jc w:val="center"/>
              <w:rPr>
                <w:lang w:val="en-GB"/>
              </w:rPr>
            </w:pPr>
            <w:r w:rsidRPr="005A6390">
              <w:rPr>
                <w:b/>
                <w:bCs/>
                <w:sz w:val="15"/>
                <w:szCs w:val="15"/>
                <w:lang w:val="en-GB"/>
              </w:rPr>
              <w:t>+0.12</w:t>
            </w:r>
          </w:p>
        </w:tc>
        <w:tc>
          <w:tcPr>
            <w:tcW w:w="720" w:type="dxa"/>
            <w:shd w:val="clear" w:color="auto" w:fill="F4F6FA"/>
            <w:tcMar>
              <w:top w:w="36" w:type="dxa"/>
              <w:left w:w="85" w:type="dxa"/>
              <w:bottom w:w="36" w:type="dxa"/>
              <w:right w:w="85" w:type="dxa"/>
            </w:tcMar>
          </w:tcPr>
          <w:p w14:paraId="5F2973AE" w14:textId="77777777" w:rsidR="000510BE" w:rsidRPr="005A6390" w:rsidRDefault="00000000">
            <w:pPr>
              <w:spacing w:after="0" w:line="215" w:lineRule="auto"/>
              <w:jc w:val="center"/>
              <w:rPr>
                <w:lang w:val="en-GB"/>
              </w:rPr>
            </w:pPr>
            <w:r w:rsidRPr="005A6390">
              <w:rPr>
                <w:sz w:val="15"/>
                <w:szCs w:val="15"/>
                <w:lang w:val="en-GB"/>
              </w:rPr>
              <w:t>4.63</w:t>
            </w:r>
          </w:p>
        </w:tc>
        <w:tc>
          <w:tcPr>
            <w:tcW w:w="720" w:type="dxa"/>
            <w:shd w:val="clear" w:color="auto" w:fill="F4F6FA"/>
            <w:tcMar>
              <w:top w:w="36" w:type="dxa"/>
              <w:left w:w="85" w:type="dxa"/>
              <w:bottom w:w="36" w:type="dxa"/>
              <w:right w:w="85" w:type="dxa"/>
            </w:tcMar>
          </w:tcPr>
          <w:p w14:paraId="5447BF23" w14:textId="77777777" w:rsidR="000510BE" w:rsidRPr="005A6390" w:rsidRDefault="00000000">
            <w:pPr>
              <w:spacing w:after="0" w:line="215" w:lineRule="auto"/>
              <w:jc w:val="center"/>
              <w:rPr>
                <w:lang w:val="en-GB"/>
              </w:rPr>
            </w:pPr>
            <w:r w:rsidRPr="005A6390">
              <w:rPr>
                <w:sz w:val="15"/>
                <w:szCs w:val="15"/>
                <w:lang w:val="en-GB"/>
              </w:rPr>
              <w:t>4.75</w:t>
            </w:r>
          </w:p>
        </w:tc>
        <w:tc>
          <w:tcPr>
            <w:tcW w:w="720" w:type="dxa"/>
            <w:shd w:val="clear" w:color="auto" w:fill="F4F6FA"/>
            <w:tcMar>
              <w:top w:w="36" w:type="dxa"/>
              <w:left w:w="85" w:type="dxa"/>
              <w:bottom w:w="36" w:type="dxa"/>
              <w:right w:w="85" w:type="dxa"/>
            </w:tcMar>
          </w:tcPr>
          <w:p w14:paraId="5F7C9541" w14:textId="77777777" w:rsidR="000510BE" w:rsidRPr="005A6390" w:rsidRDefault="00000000">
            <w:pPr>
              <w:spacing w:after="0" w:line="215" w:lineRule="auto"/>
              <w:jc w:val="center"/>
              <w:rPr>
                <w:lang w:val="en-GB"/>
              </w:rPr>
            </w:pPr>
            <w:r w:rsidRPr="005A6390">
              <w:rPr>
                <w:sz w:val="15"/>
                <w:szCs w:val="15"/>
                <w:lang w:val="en-GB"/>
              </w:rPr>
              <w:t>4.20</w:t>
            </w:r>
          </w:p>
        </w:tc>
        <w:tc>
          <w:tcPr>
            <w:tcW w:w="740" w:type="dxa"/>
            <w:shd w:val="clear" w:color="auto" w:fill="F4F6FA"/>
            <w:tcMar>
              <w:top w:w="36" w:type="dxa"/>
              <w:left w:w="85" w:type="dxa"/>
              <w:bottom w:w="36" w:type="dxa"/>
              <w:right w:w="85" w:type="dxa"/>
            </w:tcMar>
          </w:tcPr>
          <w:p w14:paraId="4976BBE6" w14:textId="77777777" w:rsidR="000510BE" w:rsidRPr="005A6390" w:rsidRDefault="00000000">
            <w:pPr>
              <w:spacing w:after="0" w:line="215" w:lineRule="auto"/>
              <w:jc w:val="center"/>
              <w:rPr>
                <w:lang w:val="en-GB"/>
              </w:rPr>
            </w:pPr>
            <w:r w:rsidRPr="005A6390">
              <w:rPr>
                <w:b/>
                <w:bCs/>
                <w:sz w:val="15"/>
                <w:szCs w:val="15"/>
                <w:lang w:val="en-GB"/>
              </w:rPr>
              <w:t>−0.42</w:t>
            </w:r>
          </w:p>
        </w:tc>
        <w:tc>
          <w:tcPr>
            <w:tcW w:w="800" w:type="dxa"/>
            <w:shd w:val="clear" w:color="auto" w:fill="F4F6FA"/>
            <w:tcMar>
              <w:top w:w="36" w:type="dxa"/>
              <w:left w:w="85" w:type="dxa"/>
              <w:bottom w:w="36" w:type="dxa"/>
              <w:right w:w="85" w:type="dxa"/>
            </w:tcMar>
          </w:tcPr>
          <w:p w14:paraId="6B1345DC" w14:textId="77777777" w:rsidR="000510BE" w:rsidRPr="005A6390" w:rsidRDefault="00000000">
            <w:pPr>
              <w:spacing w:after="0" w:line="215" w:lineRule="auto"/>
              <w:jc w:val="center"/>
              <w:rPr>
                <w:lang w:val="en-GB"/>
              </w:rPr>
            </w:pPr>
            <w:r w:rsidRPr="005A6390">
              <w:rPr>
                <w:sz w:val="15"/>
                <w:szCs w:val="15"/>
                <w:lang w:val="en-GB"/>
              </w:rPr>
              <w:t>0.18</w:t>
            </w:r>
          </w:p>
        </w:tc>
      </w:tr>
      <w:tr w:rsidR="000510BE" w:rsidRPr="005A6390" w14:paraId="386F5D78" w14:textId="77777777">
        <w:tc>
          <w:tcPr>
            <w:tcW w:w="3038" w:type="dxa"/>
            <w:shd w:val="clear" w:color="auto" w:fill="F4F6FA"/>
            <w:tcMar>
              <w:top w:w="36" w:type="dxa"/>
              <w:left w:w="85" w:type="dxa"/>
              <w:bottom w:w="36" w:type="dxa"/>
              <w:right w:w="85" w:type="dxa"/>
            </w:tcMar>
          </w:tcPr>
          <w:p w14:paraId="14EBDF45"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5  Response</w:t>
            </w:r>
            <w:proofErr w:type="gramEnd"/>
            <w:r w:rsidRPr="005A6390">
              <w:rPr>
                <w:sz w:val="15"/>
                <w:szCs w:val="15"/>
                <w:lang w:val="en-GB"/>
              </w:rPr>
              <w:t xml:space="preserve"> times in the team are clear and reliable (BP12/13)</w:t>
            </w:r>
          </w:p>
        </w:tc>
        <w:tc>
          <w:tcPr>
            <w:tcW w:w="720" w:type="dxa"/>
            <w:shd w:val="clear" w:color="auto" w:fill="F4F6FA"/>
            <w:tcMar>
              <w:top w:w="36" w:type="dxa"/>
              <w:left w:w="85" w:type="dxa"/>
              <w:bottom w:w="36" w:type="dxa"/>
              <w:right w:w="85" w:type="dxa"/>
            </w:tcMar>
          </w:tcPr>
          <w:p w14:paraId="37E1243F" w14:textId="77777777" w:rsidR="000510BE" w:rsidRPr="005A6390" w:rsidRDefault="00000000">
            <w:pPr>
              <w:spacing w:after="0" w:line="215" w:lineRule="auto"/>
              <w:jc w:val="center"/>
              <w:rPr>
                <w:lang w:val="en-GB"/>
              </w:rPr>
            </w:pPr>
            <w:r w:rsidRPr="005A6390">
              <w:rPr>
                <w:sz w:val="15"/>
                <w:szCs w:val="15"/>
                <w:lang w:val="en-GB"/>
              </w:rPr>
              <w:t>4.57</w:t>
            </w:r>
          </w:p>
        </w:tc>
        <w:tc>
          <w:tcPr>
            <w:tcW w:w="720" w:type="dxa"/>
            <w:shd w:val="clear" w:color="auto" w:fill="F4F6FA"/>
            <w:tcMar>
              <w:top w:w="36" w:type="dxa"/>
              <w:left w:w="85" w:type="dxa"/>
              <w:bottom w:w="36" w:type="dxa"/>
              <w:right w:w="85" w:type="dxa"/>
            </w:tcMar>
          </w:tcPr>
          <w:p w14:paraId="533857FB" w14:textId="77777777" w:rsidR="000510BE" w:rsidRPr="005A6390" w:rsidRDefault="00000000">
            <w:pPr>
              <w:spacing w:after="0" w:line="215" w:lineRule="auto"/>
              <w:jc w:val="center"/>
              <w:rPr>
                <w:lang w:val="en-GB"/>
              </w:rPr>
            </w:pPr>
            <w:r w:rsidRPr="005A6390">
              <w:rPr>
                <w:sz w:val="15"/>
                <w:szCs w:val="15"/>
                <w:lang w:val="en-GB"/>
              </w:rPr>
              <w:t>4.60</w:t>
            </w:r>
          </w:p>
        </w:tc>
        <w:tc>
          <w:tcPr>
            <w:tcW w:w="720" w:type="dxa"/>
            <w:shd w:val="clear" w:color="auto" w:fill="F4F6FA"/>
            <w:tcMar>
              <w:top w:w="36" w:type="dxa"/>
              <w:left w:w="85" w:type="dxa"/>
              <w:bottom w:w="36" w:type="dxa"/>
              <w:right w:w="85" w:type="dxa"/>
            </w:tcMar>
          </w:tcPr>
          <w:p w14:paraId="339422E2" w14:textId="77777777" w:rsidR="000510BE" w:rsidRPr="005A6390" w:rsidRDefault="00000000">
            <w:pPr>
              <w:spacing w:after="0" w:line="215" w:lineRule="auto"/>
              <w:jc w:val="center"/>
              <w:rPr>
                <w:lang w:val="en-GB"/>
              </w:rPr>
            </w:pPr>
            <w:r w:rsidRPr="005A6390">
              <w:rPr>
                <w:sz w:val="15"/>
                <w:szCs w:val="15"/>
                <w:lang w:val="en-GB"/>
              </w:rPr>
              <w:t>4.75</w:t>
            </w:r>
          </w:p>
        </w:tc>
        <w:tc>
          <w:tcPr>
            <w:tcW w:w="740" w:type="dxa"/>
            <w:shd w:val="clear" w:color="auto" w:fill="F4F6FA"/>
            <w:tcMar>
              <w:top w:w="36" w:type="dxa"/>
              <w:left w:w="85" w:type="dxa"/>
              <w:bottom w:w="36" w:type="dxa"/>
              <w:right w:w="85" w:type="dxa"/>
            </w:tcMar>
          </w:tcPr>
          <w:p w14:paraId="550B04C1" w14:textId="77777777" w:rsidR="000510BE" w:rsidRPr="005A6390" w:rsidRDefault="00000000">
            <w:pPr>
              <w:spacing w:after="0" w:line="215" w:lineRule="auto"/>
              <w:jc w:val="center"/>
              <w:rPr>
                <w:lang w:val="en-GB"/>
              </w:rPr>
            </w:pPr>
            <w:r w:rsidRPr="005A6390">
              <w:rPr>
                <w:b/>
                <w:bCs/>
                <w:sz w:val="15"/>
                <w:szCs w:val="15"/>
                <w:lang w:val="en-GB"/>
              </w:rPr>
              <w:t>+0.18</w:t>
            </w:r>
          </w:p>
        </w:tc>
        <w:tc>
          <w:tcPr>
            <w:tcW w:w="720" w:type="dxa"/>
            <w:shd w:val="clear" w:color="auto" w:fill="F4F6FA"/>
            <w:tcMar>
              <w:top w:w="36" w:type="dxa"/>
              <w:left w:w="85" w:type="dxa"/>
              <w:bottom w:w="36" w:type="dxa"/>
              <w:right w:w="85" w:type="dxa"/>
            </w:tcMar>
          </w:tcPr>
          <w:p w14:paraId="22C232FC" w14:textId="77777777" w:rsidR="000510BE" w:rsidRPr="005A6390" w:rsidRDefault="00000000">
            <w:pPr>
              <w:spacing w:after="0" w:line="215" w:lineRule="auto"/>
              <w:jc w:val="center"/>
              <w:rPr>
                <w:lang w:val="en-GB"/>
              </w:rPr>
            </w:pPr>
            <w:r w:rsidRPr="005A6390">
              <w:rPr>
                <w:sz w:val="15"/>
                <w:szCs w:val="15"/>
                <w:lang w:val="en-GB"/>
              </w:rPr>
              <w:t>4.00</w:t>
            </w:r>
          </w:p>
        </w:tc>
        <w:tc>
          <w:tcPr>
            <w:tcW w:w="720" w:type="dxa"/>
            <w:shd w:val="clear" w:color="auto" w:fill="F4F6FA"/>
            <w:tcMar>
              <w:top w:w="36" w:type="dxa"/>
              <w:left w:w="85" w:type="dxa"/>
              <w:bottom w:w="36" w:type="dxa"/>
              <w:right w:w="85" w:type="dxa"/>
            </w:tcMar>
          </w:tcPr>
          <w:p w14:paraId="0F2AC358" w14:textId="77777777" w:rsidR="000510BE" w:rsidRPr="005A6390" w:rsidRDefault="00000000">
            <w:pPr>
              <w:spacing w:after="0" w:line="215" w:lineRule="auto"/>
              <w:jc w:val="center"/>
              <w:rPr>
                <w:lang w:val="en-GB"/>
              </w:rPr>
            </w:pPr>
            <w:r w:rsidRPr="005A6390">
              <w:rPr>
                <w:sz w:val="15"/>
                <w:szCs w:val="15"/>
                <w:lang w:val="en-GB"/>
              </w:rPr>
              <w:t>4.50</w:t>
            </w:r>
          </w:p>
        </w:tc>
        <w:tc>
          <w:tcPr>
            <w:tcW w:w="720" w:type="dxa"/>
            <w:shd w:val="clear" w:color="auto" w:fill="F4F6FA"/>
            <w:tcMar>
              <w:top w:w="36" w:type="dxa"/>
              <w:left w:w="85" w:type="dxa"/>
              <w:bottom w:w="36" w:type="dxa"/>
              <w:right w:w="85" w:type="dxa"/>
            </w:tcMar>
          </w:tcPr>
          <w:p w14:paraId="7694B99E" w14:textId="77777777" w:rsidR="000510BE" w:rsidRPr="005A6390" w:rsidRDefault="00000000">
            <w:pPr>
              <w:spacing w:after="0" w:line="215" w:lineRule="auto"/>
              <w:jc w:val="center"/>
              <w:rPr>
                <w:lang w:val="en-GB"/>
              </w:rPr>
            </w:pPr>
            <w:r w:rsidRPr="005A6390">
              <w:rPr>
                <w:sz w:val="15"/>
                <w:szCs w:val="15"/>
                <w:lang w:val="en-GB"/>
              </w:rPr>
              <w:t>4.20</w:t>
            </w:r>
          </w:p>
        </w:tc>
        <w:tc>
          <w:tcPr>
            <w:tcW w:w="740" w:type="dxa"/>
            <w:shd w:val="clear" w:color="auto" w:fill="F4F6FA"/>
            <w:tcMar>
              <w:top w:w="36" w:type="dxa"/>
              <w:left w:w="85" w:type="dxa"/>
              <w:bottom w:w="36" w:type="dxa"/>
              <w:right w:w="85" w:type="dxa"/>
            </w:tcMar>
          </w:tcPr>
          <w:p w14:paraId="42A1DA82" w14:textId="77777777" w:rsidR="000510BE" w:rsidRPr="005A6390" w:rsidRDefault="00000000">
            <w:pPr>
              <w:spacing w:after="0" w:line="215" w:lineRule="auto"/>
              <w:jc w:val="center"/>
              <w:rPr>
                <w:lang w:val="en-GB"/>
              </w:rPr>
            </w:pPr>
            <w:r w:rsidRPr="005A6390">
              <w:rPr>
                <w:b/>
                <w:bCs/>
                <w:sz w:val="15"/>
                <w:szCs w:val="15"/>
                <w:lang w:val="en-GB"/>
              </w:rPr>
              <w:t>+0.20</w:t>
            </w:r>
          </w:p>
        </w:tc>
        <w:tc>
          <w:tcPr>
            <w:tcW w:w="800" w:type="dxa"/>
            <w:shd w:val="clear" w:color="auto" w:fill="F4F6FA"/>
            <w:tcMar>
              <w:top w:w="36" w:type="dxa"/>
              <w:left w:w="85" w:type="dxa"/>
              <w:bottom w:w="36" w:type="dxa"/>
              <w:right w:w="85" w:type="dxa"/>
            </w:tcMar>
          </w:tcPr>
          <w:p w14:paraId="56488DA9" w14:textId="77777777" w:rsidR="000510BE" w:rsidRPr="005A6390" w:rsidRDefault="00000000">
            <w:pPr>
              <w:spacing w:after="0" w:line="215" w:lineRule="auto"/>
              <w:jc w:val="center"/>
              <w:rPr>
                <w:lang w:val="en-GB"/>
              </w:rPr>
            </w:pPr>
            <w:r w:rsidRPr="005A6390">
              <w:rPr>
                <w:sz w:val="15"/>
                <w:szCs w:val="15"/>
                <w:lang w:val="en-GB"/>
              </w:rPr>
              <w:t>0.75</w:t>
            </w:r>
          </w:p>
        </w:tc>
      </w:tr>
      <w:tr w:rsidR="000510BE" w:rsidRPr="005A6390" w14:paraId="4D4B90D3" w14:textId="77777777">
        <w:tc>
          <w:tcPr>
            <w:tcW w:w="3038" w:type="dxa"/>
            <w:shd w:val="clear" w:color="auto" w:fill="F4F6FA"/>
            <w:tcMar>
              <w:top w:w="36" w:type="dxa"/>
              <w:left w:w="85" w:type="dxa"/>
              <w:bottom w:w="36" w:type="dxa"/>
              <w:right w:w="85" w:type="dxa"/>
            </w:tcMar>
          </w:tcPr>
          <w:p w14:paraId="23618C9A"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6  Meeting</w:t>
            </w:r>
            <w:proofErr w:type="gramEnd"/>
            <w:r w:rsidRPr="005A6390">
              <w:rPr>
                <w:sz w:val="15"/>
                <w:szCs w:val="15"/>
                <w:lang w:val="en-GB"/>
              </w:rPr>
              <w:t>/communication rules help me concentrate (BP12)</w:t>
            </w:r>
          </w:p>
        </w:tc>
        <w:tc>
          <w:tcPr>
            <w:tcW w:w="720" w:type="dxa"/>
            <w:shd w:val="clear" w:color="auto" w:fill="F4F6FA"/>
            <w:tcMar>
              <w:top w:w="36" w:type="dxa"/>
              <w:left w:w="85" w:type="dxa"/>
              <w:bottom w:w="36" w:type="dxa"/>
              <w:right w:w="85" w:type="dxa"/>
            </w:tcMar>
          </w:tcPr>
          <w:p w14:paraId="705BB8C6" w14:textId="77777777" w:rsidR="000510BE" w:rsidRPr="005A6390" w:rsidRDefault="00000000">
            <w:pPr>
              <w:spacing w:after="0" w:line="215" w:lineRule="auto"/>
              <w:jc w:val="center"/>
              <w:rPr>
                <w:lang w:val="en-GB"/>
              </w:rPr>
            </w:pPr>
            <w:r w:rsidRPr="005A6390">
              <w:rPr>
                <w:sz w:val="15"/>
                <w:szCs w:val="15"/>
                <w:lang w:val="en-GB"/>
              </w:rPr>
              <w:t>4.50</w:t>
            </w:r>
          </w:p>
        </w:tc>
        <w:tc>
          <w:tcPr>
            <w:tcW w:w="720" w:type="dxa"/>
            <w:shd w:val="clear" w:color="auto" w:fill="F4F6FA"/>
            <w:tcMar>
              <w:top w:w="36" w:type="dxa"/>
              <w:left w:w="85" w:type="dxa"/>
              <w:bottom w:w="36" w:type="dxa"/>
              <w:right w:w="85" w:type="dxa"/>
            </w:tcMar>
          </w:tcPr>
          <w:p w14:paraId="09CC730D" w14:textId="77777777" w:rsidR="000510BE" w:rsidRPr="005A6390" w:rsidRDefault="00000000">
            <w:pPr>
              <w:spacing w:after="0" w:line="215" w:lineRule="auto"/>
              <w:jc w:val="center"/>
              <w:rPr>
                <w:lang w:val="en-GB"/>
              </w:rPr>
            </w:pPr>
            <w:r w:rsidRPr="005A6390">
              <w:rPr>
                <w:sz w:val="15"/>
                <w:szCs w:val="15"/>
                <w:lang w:val="en-GB"/>
              </w:rPr>
              <w:t>4.80</w:t>
            </w:r>
          </w:p>
        </w:tc>
        <w:tc>
          <w:tcPr>
            <w:tcW w:w="720" w:type="dxa"/>
            <w:shd w:val="clear" w:color="auto" w:fill="F4F6FA"/>
            <w:tcMar>
              <w:top w:w="36" w:type="dxa"/>
              <w:left w:w="85" w:type="dxa"/>
              <w:bottom w:w="36" w:type="dxa"/>
              <w:right w:w="85" w:type="dxa"/>
            </w:tcMar>
          </w:tcPr>
          <w:p w14:paraId="03667B97" w14:textId="77777777" w:rsidR="000510BE" w:rsidRPr="005A6390" w:rsidRDefault="00000000">
            <w:pPr>
              <w:spacing w:after="0" w:line="215" w:lineRule="auto"/>
              <w:jc w:val="center"/>
              <w:rPr>
                <w:lang w:val="en-GB"/>
              </w:rPr>
            </w:pPr>
            <w:r w:rsidRPr="005A6390">
              <w:rPr>
                <w:sz w:val="15"/>
                <w:szCs w:val="15"/>
                <w:lang w:val="en-GB"/>
              </w:rPr>
              <w:t>5.00</w:t>
            </w:r>
          </w:p>
        </w:tc>
        <w:tc>
          <w:tcPr>
            <w:tcW w:w="740" w:type="dxa"/>
            <w:shd w:val="clear" w:color="auto" w:fill="F4F6FA"/>
            <w:tcMar>
              <w:top w:w="36" w:type="dxa"/>
              <w:left w:w="85" w:type="dxa"/>
              <w:bottom w:w="36" w:type="dxa"/>
              <w:right w:w="85" w:type="dxa"/>
            </w:tcMar>
          </w:tcPr>
          <w:p w14:paraId="0D9FF65F" w14:textId="77777777" w:rsidR="000510BE" w:rsidRPr="005A6390" w:rsidRDefault="00000000">
            <w:pPr>
              <w:spacing w:after="0" w:line="215" w:lineRule="auto"/>
              <w:jc w:val="center"/>
              <w:rPr>
                <w:lang w:val="en-GB"/>
              </w:rPr>
            </w:pPr>
            <w:r w:rsidRPr="005A6390">
              <w:rPr>
                <w:b/>
                <w:bCs/>
                <w:sz w:val="15"/>
                <w:szCs w:val="15"/>
                <w:lang w:val="en-GB"/>
              </w:rPr>
              <w:t>+0.50</w:t>
            </w:r>
          </w:p>
        </w:tc>
        <w:tc>
          <w:tcPr>
            <w:tcW w:w="720" w:type="dxa"/>
            <w:shd w:val="clear" w:color="auto" w:fill="F4F6FA"/>
            <w:tcMar>
              <w:top w:w="36" w:type="dxa"/>
              <w:left w:w="85" w:type="dxa"/>
              <w:bottom w:w="36" w:type="dxa"/>
              <w:right w:w="85" w:type="dxa"/>
            </w:tcMar>
          </w:tcPr>
          <w:p w14:paraId="4CBB5BEC" w14:textId="77777777" w:rsidR="000510BE" w:rsidRPr="005A6390" w:rsidRDefault="00000000">
            <w:pPr>
              <w:spacing w:after="0" w:line="215" w:lineRule="auto"/>
              <w:jc w:val="center"/>
              <w:rPr>
                <w:lang w:val="en-GB"/>
              </w:rPr>
            </w:pPr>
            <w:r w:rsidRPr="005A6390">
              <w:rPr>
                <w:sz w:val="15"/>
                <w:szCs w:val="15"/>
                <w:lang w:val="en-GB"/>
              </w:rPr>
              <w:t>3.63</w:t>
            </w:r>
          </w:p>
        </w:tc>
        <w:tc>
          <w:tcPr>
            <w:tcW w:w="720" w:type="dxa"/>
            <w:shd w:val="clear" w:color="auto" w:fill="F4F6FA"/>
            <w:tcMar>
              <w:top w:w="36" w:type="dxa"/>
              <w:left w:w="85" w:type="dxa"/>
              <w:bottom w:w="36" w:type="dxa"/>
              <w:right w:w="85" w:type="dxa"/>
            </w:tcMar>
          </w:tcPr>
          <w:p w14:paraId="4AC25C87" w14:textId="77777777" w:rsidR="000510BE" w:rsidRPr="005A6390" w:rsidRDefault="00000000">
            <w:pPr>
              <w:spacing w:after="0" w:line="215" w:lineRule="auto"/>
              <w:jc w:val="center"/>
              <w:rPr>
                <w:lang w:val="en-GB"/>
              </w:rPr>
            </w:pPr>
            <w:r w:rsidRPr="005A6390">
              <w:rPr>
                <w:sz w:val="15"/>
                <w:szCs w:val="15"/>
                <w:lang w:val="en-GB"/>
              </w:rPr>
              <w:t>4.50</w:t>
            </w:r>
          </w:p>
        </w:tc>
        <w:tc>
          <w:tcPr>
            <w:tcW w:w="720" w:type="dxa"/>
            <w:shd w:val="clear" w:color="auto" w:fill="F4F6FA"/>
            <w:tcMar>
              <w:top w:w="36" w:type="dxa"/>
              <w:left w:w="85" w:type="dxa"/>
              <w:bottom w:w="36" w:type="dxa"/>
              <w:right w:w="85" w:type="dxa"/>
            </w:tcMar>
          </w:tcPr>
          <w:p w14:paraId="1D64812F" w14:textId="77777777" w:rsidR="000510BE" w:rsidRPr="005A6390" w:rsidRDefault="00000000">
            <w:pPr>
              <w:spacing w:after="0" w:line="215" w:lineRule="auto"/>
              <w:jc w:val="center"/>
              <w:rPr>
                <w:lang w:val="en-GB"/>
              </w:rPr>
            </w:pPr>
            <w:r w:rsidRPr="005A6390">
              <w:rPr>
                <w:sz w:val="15"/>
                <w:szCs w:val="15"/>
                <w:lang w:val="en-GB"/>
              </w:rPr>
              <w:t>4.20</w:t>
            </w:r>
          </w:p>
        </w:tc>
        <w:tc>
          <w:tcPr>
            <w:tcW w:w="740" w:type="dxa"/>
            <w:shd w:val="clear" w:color="auto" w:fill="F4F6FA"/>
            <w:tcMar>
              <w:top w:w="36" w:type="dxa"/>
              <w:left w:w="85" w:type="dxa"/>
              <w:bottom w:w="36" w:type="dxa"/>
              <w:right w:w="85" w:type="dxa"/>
            </w:tcMar>
          </w:tcPr>
          <w:p w14:paraId="33BCAF42" w14:textId="77777777" w:rsidR="000510BE" w:rsidRPr="005A6390" w:rsidRDefault="00000000">
            <w:pPr>
              <w:spacing w:after="0" w:line="215" w:lineRule="auto"/>
              <w:jc w:val="center"/>
              <w:rPr>
                <w:lang w:val="en-GB"/>
              </w:rPr>
            </w:pPr>
            <w:r w:rsidRPr="005A6390">
              <w:rPr>
                <w:b/>
                <w:bCs/>
                <w:sz w:val="15"/>
                <w:szCs w:val="15"/>
                <w:lang w:val="en-GB"/>
              </w:rPr>
              <w:t>+0.58</w:t>
            </w:r>
          </w:p>
        </w:tc>
        <w:tc>
          <w:tcPr>
            <w:tcW w:w="800" w:type="dxa"/>
            <w:shd w:val="clear" w:color="auto" w:fill="F4F6FA"/>
            <w:tcMar>
              <w:top w:w="36" w:type="dxa"/>
              <w:left w:w="85" w:type="dxa"/>
              <w:bottom w:w="36" w:type="dxa"/>
              <w:right w:w="85" w:type="dxa"/>
            </w:tcMar>
          </w:tcPr>
          <w:p w14:paraId="689C3FE1" w14:textId="77777777" w:rsidR="000510BE" w:rsidRPr="005A6390" w:rsidRDefault="00000000">
            <w:pPr>
              <w:spacing w:after="0" w:line="215" w:lineRule="auto"/>
              <w:jc w:val="center"/>
              <w:rPr>
                <w:lang w:val="en-GB"/>
              </w:rPr>
            </w:pPr>
            <w:r w:rsidRPr="005A6390">
              <w:rPr>
                <w:sz w:val="15"/>
                <w:szCs w:val="15"/>
                <w:lang w:val="en-GB"/>
              </w:rPr>
              <w:t>0.09</w:t>
            </w:r>
          </w:p>
        </w:tc>
      </w:tr>
      <w:tr w:rsidR="000510BE" w:rsidRPr="005A6390" w14:paraId="22031647" w14:textId="77777777">
        <w:tc>
          <w:tcPr>
            <w:tcW w:w="3038" w:type="dxa"/>
            <w:shd w:val="clear" w:color="auto" w:fill="F4F6FA"/>
            <w:tcMar>
              <w:top w:w="36" w:type="dxa"/>
              <w:left w:w="85" w:type="dxa"/>
              <w:bottom w:w="36" w:type="dxa"/>
              <w:right w:w="85" w:type="dxa"/>
            </w:tcMar>
          </w:tcPr>
          <w:p w14:paraId="66FFD2AE"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7  I</w:t>
            </w:r>
            <w:proofErr w:type="gramEnd"/>
            <w:r w:rsidRPr="005A6390">
              <w:rPr>
                <w:sz w:val="15"/>
                <w:szCs w:val="15"/>
                <w:lang w:val="en-GB"/>
              </w:rPr>
              <w:t xml:space="preserve"> have access to the information I need (BP14)</w:t>
            </w:r>
          </w:p>
        </w:tc>
        <w:tc>
          <w:tcPr>
            <w:tcW w:w="720" w:type="dxa"/>
            <w:shd w:val="clear" w:color="auto" w:fill="F4F6FA"/>
            <w:tcMar>
              <w:top w:w="36" w:type="dxa"/>
              <w:left w:w="85" w:type="dxa"/>
              <w:bottom w:w="36" w:type="dxa"/>
              <w:right w:w="85" w:type="dxa"/>
            </w:tcMar>
          </w:tcPr>
          <w:p w14:paraId="7F4249DA" w14:textId="77777777" w:rsidR="000510BE" w:rsidRPr="005A6390" w:rsidRDefault="00000000">
            <w:pPr>
              <w:spacing w:after="0" w:line="215" w:lineRule="auto"/>
              <w:jc w:val="center"/>
              <w:rPr>
                <w:lang w:val="en-GB"/>
              </w:rPr>
            </w:pPr>
            <w:r w:rsidRPr="005A6390">
              <w:rPr>
                <w:sz w:val="15"/>
                <w:szCs w:val="15"/>
                <w:lang w:val="en-GB"/>
              </w:rPr>
              <w:t>4.38</w:t>
            </w:r>
          </w:p>
        </w:tc>
        <w:tc>
          <w:tcPr>
            <w:tcW w:w="720" w:type="dxa"/>
            <w:shd w:val="clear" w:color="auto" w:fill="F4F6FA"/>
            <w:tcMar>
              <w:top w:w="36" w:type="dxa"/>
              <w:left w:w="85" w:type="dxa"/>
              <w:bottom w:w="36" w:type="dxa"/>
              <w:right w:w="85" w:type="dxa"/>
            </w:tcMar>
          </w:tcPr>
          <w:p w14:paraId="2D183EEF" w14:textId="77777777" w:rsidR="000510BE" w:rsidRPr="005A6390" w:rsidRDefault="00000000">
            <w:pPr>
              <w:spacing w:after="0" w:line="215" w:lineRule="auto"/>
              <w:jc w:val="center"/>
              <w:rPr>
                <w:lang w:val="en-GB"/>
              </w:rPr>
            </w:pPr>
            <w:r w:rsidRPr="005A6390">
              <w:rPr>
                <w:sz w:val="15"/>
                <w:szCs w:val="15"/>
                <w:lang w:val="en-GB"/>
              </w:rPr>
              <w:t>4.40</w:t>
            </w:r>
          </w:p>
        </w:tc>
        <w:tc>
          <w:tcPr>
            <w:tcW w:w="720" w:type="dxa"/>
            <w:shd w:val="clear" w:color="auto" w:fill="F4F6FA"/>
            <w:tcMar>
              <w:top w:w="36" w:type="dxa"/>
              <w:left w:w="85" w:type="dxa"/>
              <w:bottom w:w="36" w:type="dxa"/>
              <w:right w:w="85" w:type="dxa"/>
            </w:tcMar>
          </w:tcPr>
          <w:p w14:paraId="163331B7" w14:textId="77777777" w:rsidR="000510BE" w:rsidRPr="005A6390" w:rsidRDefault="00000000">
            <w:pPr>
              <w:spacing w:after="0" w:line="215" w:lineRule="auto"/>
              <w:jc w:val="center"/>
              <w:rPr>
                <w:lang w:val="en-GB"/>
              </w:rPr>
            </w:pPr>
            <w:r w:rsidRPr="005A6390">
              <w:rPr>
                <w:sz w:val="15"/>
                <w:szCs w:val="15"/>
                <w:lang w:val="en-GB"/>
              </w:rPr>
              <w:t>5.00</w:t>
            </w:r>
          </w:p>
        </w:tc>
        <w:tc>
          <w:tcPr>
            <w:tcW w:w="740" w:type="dxa"/>
            <w:shd w:val="clear" w:color="auto" w:fill="F4F6FA"/>
            <w:tcMar>
              <w:top w:w="36" w:type="dxa"/>
              <w:left w:w="85" w:type="dxa"/>
              <w:bottom w:w="36" w:type="dxa"/>
              <w:right w:w="85" w:type="dxa"/>
            </w:tcMar>
          </w:tcPr>
          <w:p w14:paraId="4506F99E" w14:textId="77777777" w:rsidR="000510BE" w:rsidRPr="005A6390" w:rsidRDefault="00000000">
            <w:pPr>
              <w:spacing w:after="0" w:line="215" w:lineRule="auto"/>
              <w:jc w:val="center"/>
              <w:rPr>
                <w:lang w:val="en-GB"/>
              </w:rPr>
            </w:pPr>
            <w:r w:rsidRPr="005A6390">
              <w:rPr>
                <w:b/>
                <w:bCs/>
                <w:sz w:val="15"/>
                <w:szCs w:val="15"/>
                <w:lang w:val="en-GB"/>
              </w:rPr>
              <w:t>+0.62</w:t>
            </w:r>
          </w:p>
        </w:tc>
        <w:tc>
          <w:tcPr>
            <w:tcW w:w="720" w:type="dxa"/>
            <w:shd w:val="clear" w:color="auto" w:fill="F4F6FA"/>
            <w:tcMar>
              <w:top w:w="36" w:type="dxa"/>
              <w:left w:w="85" w:type="dxa"/>
              <w:bottom w:w="36" w:type="dxa"/>
              <w:right w:w="85" w:type="dxa"/>
            </w:tcMar>
          </w:tcPr>
          <w:p w14:paraId="37A30ED2" w14:textId="77777777" w:rsidR="000510BE" w:rsidRPr="005A6390" w:rsidRDefault="00000000">
            <w:pPr>
              <w:spacing w:after="0" w:line="215" w:lineRule="auto"/>
              <w:jc w:val="center"/>
              <w:rPr>
                <w:lang w:val="en-GB"/>
              </w:rPr>
            </w:pPr>
            <w:r w:rsidRPr="005A6390">
              <w:rPr>
                <w:sz w:val="15"/>
                <w:szCs w:val="15"/>
                <w:lang w:val="en-GB"/>
              </w:rPr>
              <w:t>3.38</w:t>
            </w:r>
          </w:p>
        </w:tc>
        <w:tc>
          <w:tcPr>
            <w:tcW w:w="720" w:type="dxa"/>
            <w:shd w:val="clear" w:color="auto" w:fill="F4F6FA"/>
            <w:tcMar>
              <w:top w:w="36" w:type="dxa"/>
              <w:left w:w="85" w:type="dxa"/>
              <w:bottom w:w="36" w:type="dxa"/>
              <w:right w:w="85" w:type="dxa"/>
            </w:tcMar>
          </w:tcPr>
          <w:p w14:paraId="057C61C3" w14:textId="77777777" w:rsidR="000510BE" w:rsidRPr="005A6390" w:rsidRDefault="00000000">
            <w:pPr>
              <w:spacing w:after="0" w:line="215" w:lineRule="auto"/>
              <w:jc w:val="center"/>
              <w:rPr>
                <w:lang w:val="en-GB"/>
              </w:rPr>
            </w:pPr>
            <w:r w:rsidRPr="005A6390">
              <w:rPr>
                <w:sz w:val="15"/>
                <w:szCs w:val="15"/>
                <w:lang w:val="en-GB"/>
              </w:rPr>
              <w:t>4.00</w:t>
            </w:r>
          </w:p>
        </w:tc>
        <w:tc>
          <w:tcPr>
            <w:tcW w:w="720" w:type="dxa"/>
            <w:shd w:val="clear" w:color="auto" w:fill="F4F6FA"/>
            <w:tcMar>
              <w:top w:w="36" w:type="dxa"/>
              <w:left w:w="85" w:type="dxa"/>
              <w:bottom w:w="36" w:type="dxa"/>
              <w:right w:w="85" w:type="dxa"/>
            </w:tcMar>
          </w:tcPr>
          <w:p w14:paraId="0FBF36A8" w14:textId="77777777" w:rsidR="000510BE" w:rsidRPr="005A6390" w:rsidRDefault="00000000">
            <w:pPr>
              <w:spacing w:after="0" w:line="215" w:lineRule="auto"/>
              <w:jc w:val="center"/>
              <w:rPr>
                <w:lang w:val="en-GB"/>
              </w:rPr>
            </w:pPr>
            <w:r w:rsidRPr="005A6390">
              <w:rPr>
                <w:sz w:val="15"/>
                <w:szCs w:val="15"/>
                <w:lang w:val="en-GB"/>
              </w:rPr>
              <w:t>4.20</w:t>
            </w:r>
          </w:p>
        </w:tc>
        <w:tc>
          <w:tcPr>
            <w:tcW w:w="740" w:type="dxa"/>
            <w:shd w:val="clear" w:color="auto" w:fill="F4F6FA"/>
            <w:tcMar>
              <w:top w:w="36" w:type="dxa"/>
              <w:left w:w="85" w:type="dxa"/>
              <w:bottom w:w="36" w:type="dxa"/>
              <w:right w:w="85" w:type="dxa"/>
            </w:tcMar>
          </w:tcPr>
          <w:p w14:paraId="35A08314" w14:textId="77777777" w:rsidR="000510BE" w:rsidRPr="005A6390" w:rsidRDefault="00000000">
            <w:pPr>
              <w:spacing w:after="0" w:line="215" w:lineRule="auto"/>
              <w:jc w:val="center"/>
              <w:rPr>
                <w:lang w:val="en-GB"/>
              </w:rPr>
            </w:pPr>
            <w:r w:rsidRPr="005A6390">
              <w:rPr>
                <w:b/>
                <w:bCs/>
                <w:sz w:val="15"/>
                <w:szCs w:val="15"/>
                <w:lang w:val="en-GB"/>
              </w:rPr>
              <w:t>+0.83</w:t>
            </w:r>
          </w:p>
        </w:tc>
        <w:tc>
          <w:tcPr>
            <w:tcW w:w="800" w:type="dxa"/>
            <w:shd w:val="clear" w:color="auto" w:fill="F4F6FA"/>
            <w:tcMar>
              <w:top w:w="36" w:type="dxa"/>
              <w:left w:w="85" w:type="dxa"/>
              <w:bottom w:w="36" w:type="dxa"/>
              <w:right w:w="85" w:type="dxa"/>
            </w:tcMar>
          </w:tcPr>
          <w:p w14:paraId="69D16B02" w14:textId="77777777" w:rsidR="000510BE" w:rsidRPr="005A6390" w:rsidRDefault="00000000">
            <w:pPr>
              <w:spacing w:after="0" w:line="215" w:lineRule="auto"/>
              <w:jc w:val="center"/>
              <w:rPr>
                <w:lang w:val="en-GB"/>
              </w:rPr>
            </w:pPr>
            <w:r w:rsidRPr="005A6390">
              <w:rPr>
                <w:sz w:val="15"/>
                <w:szCs w:val="15"/>
                <w:lang w:val="en-GB"/>
              </w:rPr>
              <w:t>0.15</w:t>
            </w:r>
          </w:p>
        </w:tc>
      </w:tr>
      <w:tr w:rsidR="000510BE" w:rsidRPr="005A6390" w14:paraId="337B96DB" w14:textId="77777777">
        <w:tc>
          <w:tcPr>
            <w:tcW w:w="3038" w:type="dxa"/>
            <w:shd w:val="clear" w:color="auto" w:fill="F4F6FA"/>
            <w:tcMar>
              <w:top w:w="36" w:type="dxa"/>
              <w:left w:w="85" w:type="dxa"/>
              <w:bottom w:w="36" w:type="dxa"/>
              <w:right w:w="85" w:type="dxa"/>
            </w:tcMar>
          </w:tcPr>
          <w:p w14:paraId="6B7A6081"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8  Decisions</w:t>
            </w:r>
            <w:proofErr w:type="gramEnd"/>
            <w:r w:rsidRPr="005A6390">
              <w:rPr>
                <w:sz w:val="15"/>
                <w:szCs w:val="15"/>
                <w:lang w:val="en-GB"/>
              </w:rPr>
              <w:t xml:space="preserve"> and their rationale are comprehensible (BP14)</w:t>
            </w:r>
          </w:p>
        </w:tc>
        <w:tc>
          <w:tcPr>
            <w:tcW w:w="720" w:type="dxa"/>
            <w:shd w:val="clear" w:color="auto" w:fill="F4F6FA"/>
            <w:tcMar>
              <w:top w:w="36" w:type="dxa"/>
              <w:left w:w="85" w:type="dxa"/>
              <w:bottom w:w="36" w:type="dxa"/>
              <w:right w:w="85" w:type="dxa"/>
            </w:tcMar>
          </w:tcPr>
          <w:p w14:paraId="50D53657" w14:textId="77777777" w:rsidR="000510BE" w:rsidRPr="005A6390" w:rsidRDefault="00000000">
            <w:pPr>
              <w:spacing w:after="0" w:line="215" w:lineRule="auto"/>
              <w:jc w:val="center"/>
              <w:rPr>
                <w:lang w:val="en-GB"/>
              </w:rPr>
            </w:pPr>
            <w:r w:rsidRPr="005A6390">
              <w:rPr>
                <w:sz w:val="15"/>
                <w:szCs w:val="15"/>
                <w:lang w:val="en-GB"/>
              </w:rPr>
              <w:t>3.57</w:t>
            </w:r>
          </w:p>
        </w:tc>
        <w:tc>
          <w:tcPr>
            <w:tcW w:w="720" w:type="dxa"/>
            <w:shd w:val="clear" w:color="auto" w:fill="F4F6FA"/>
            <w:tcMar>
              <w:top w:w="36" w:type="dxa"/>
              <w:left w:w="85" w:type="dxa"/>
              <w:bottom w:w="36" w:type="dxa"/>
              <w:right w:w="85" w:type="dxa"/>
            </w:tcMar>
          </w:tcPr>
          <w:p w14:paraId="1E927CA7" w14:textId="77777777" w:rsidR="000510BE" w:rsidRPr="005A6390" w:rsidRDefault="00000000">
            <w:pPr>
              <w:spacing w:after="0" w:line="215" w:lineRule="auto"/>
              <w:jc w:val="center"/>
              <w:rPr>
                <w:lang w:val="en-GB"/>
              </w:rPr>
            </w:pPr>
            <w:r w:rsidRPr="005A6390">
              <w:rPr>
                <w:sz w:val="15"/>
                <w:szCs w:val="15"/>
                <w:lang w:val="en-GB"/>
              </w:rPr>
              <w:t>4.00</w:t>
            </w:r>
          </w:p>
        </w:tc>
        <w:tc>
          <w:tcPr>
            <w:tcW w:w="720" w:type="dxa"/>
            <w:shd w:val="clear" w:color="auto" w:fill="F4F6FA"/>
            <w:tcMar>
              <w:top w:w="36" w:type="dxa"/>
              <w:left w:w="85" w:type="dxa"/>
              <w:bottom w:w="36" w:type="dxa"/>
              <w:right w:w="85" w:type="dxa"/>
            </w:tcMar>
          </w:tcPr>
          <w:p w14:paraId="74C4CC5C" w14:textId="77777777" w:rsidR="000510BE" w:rsidRPr="005A6390" w:rsidRDefault="00000000">
            <w:pPr>
              <w:spacing w:after="0" w:line="215" w:lineRule="auto"/>
              <w:jc w:val="center"/>
              <w:rPr>
                <w:lang w:val="en-GB"/>
              </w:rPr>
            </w:pPr>
            <w:r w:rsidRPr="005A6390">
              <w:rPr>
                <w:sz w:val="15"/>
                <w:szCs w:val="15"/>
                <w:lang w:val="en-GB"/>
              </w:rPr>
              <w:t>4.75</w:t>
            </w:r>
          </w:p>
        </w:tc>
        <w:tc>
          <w:tcPr>
            <w:tcW w:w="740" w:type="dxa"/>
            <w:shd w:val="clear" w:color="auto" w:fill="F4F6FA"/>
            <w:tcMar>
              <w:top w:w="36" w:type="dxa"/>
              <w:left w:w="85" w:type="dxa"/>
              <w:bottom w:w="36" w:type="dxa"/>
              <w:right w:w="85" w:type="dxa"/>
            </w:tcMar>
          </w:tcPr>
          <w:p w14:paraId="3CE0E061" w14:textId="77777777" w:rsidR="000510BE" w:rsidRPr="005A6390" w:rsidRDefault="00000000">
            <w:pPr>
              <w:spacing w:after="0" w:line="215" w:lineRule="auto"/>
              <w:jc w:val="center"/>
              <w:rPr>
                <w:lang w:val="en-GB"/>
              </w:rPr>
            </w:pPr>
            <w:r w:rsidRPr="005A6390">
              <w:rPr>
                <w:b/>
                <w:bCs/>
                <w:sz w:val="15"/>
                <w:szCs w:val="15"/>
                <w:lang w:val="en-GB"/>
              </w:rPr>
              <w:t>+1.18</w:t>
            </w:r>
          </w:p>
        </w:tc>
        <w:tc>
          <w:tcPr>
            <w:tcW w:w="720" w:type="dxa"/>
            <w:shd w:val="clear" w:color="auto" w:fill="F4F6FA"/>
            <w:tcMar>
              <w:top w:w="36" w:type="dxa"/>
              <w:left w:w="85" w:type="dxa"/>
              <w:bottom w:w="36" w:type="dxa"/>
              <w:right w:w="85" w:type="dxa"/>
            </w:tcMar>
          </w:tcPr>
          <w:p w14:paraId="1A0CC5ED" w14:textId="77777777" w:rsidR="000510BE" w:rsidRPr="005A6390" w:rsidRDefault="00000000">
            <w:pPr>
              <w:spacing w:after="0" w:line="215" w:lineRule="auto"/>
              <w:jc w:val="center"/>
              <w:rPr>
                <w:lang w:val="en-GB"/>
              </w:rPr>
            </w:pPr>
            <w:r w:rsidRPr="005A6390">
              <w:rPr>
                <w:sz w:val="15"/>
                <w:szCs w:val="15"/>
                <w:lang w:val="en-GB"/>
              </w:rPr>
              <w:t>4.25</w:t>
            </w:r>
          </w:p>
        </w:tc>
        <w:tc>
          <w:tcPr>
            <w:tcW w:w="720" w:type="dxa"/>
            <w:shd w:val="clear" w:color="auto" w:fill="F4F6FA"/>
            <w:tcMar>
              <w:top w:w="36" w:type="dxa"/>
              <w:left w:w="85" w:type="dxa"/>
              <w:bottom w:w="36" w:type="dxa"/>
              <w:right w:w="85" w:type="dxa"/>
            </w:tcMar>
          </w:tcPr>
          <w:p w14:paraId="7711E305" w14:textId="77777777" w:rsidR="000510BE" w:rsidRPr="005A6390" w:rsidRDefault="00000000">
            <w:pPr>
              <w:spacing w:after="0" w:line="215" w:lineRule="auto"/>
              <w:jc w:val="center"/>
              <w:rPr>
                <w:lang w:val="en-GB"/>
              </w:rPr>
            </w:pPr>
            <w:r w:rsidRPr="005A6390">
              <w:rPr>
                <w:sz w:val="15"/>
                <w:szCs w:val="15"/>
                <w:lang w:val="en-GB"/>
              </w:rPr>
              <w:t>4.25</w:t>
            </w:r>
          </w:p>
        </w:tc>
        <w:tc>
          <w:tcPr>
            <w:tcW w:w="720" w:type="dxa"/>
            <w:shd w:val="clear" w:color="auto" w:fill="F4F6FA"/>
            <w:tcMar>
              <w:top w:w="36" w:type="dxa"/>
              <w:left w:w="85" w:type="dxa"/>
              <w:bottom w:w="36" w:type="dxa"/>
              <w:right w:w="85" w:type="dxa"/>
            </w:tcMar>
          </w:tcPr>
          <w:p w14:paraId="043F336D" w14:textId="77777777" w:rsidR="000510BE" w:rsidRPr="005A6390" w:rsidRDefault="00000000">
            <w:pPr>
              <w:spacing w:after="0" w:line="215" w:lineRule="auto"/>
              <w:jc w:val="center"/>
              <w:rPr>
                <w:lang w:val="en-GB"/>
              </w:rPr>
            </w:pPr>
            <w:r w:rsidRPr="005A6390">
              <w:rPr>
                <w:sz w:val="15"/>
                <w:szCs w:val="15"/>
                <w:lang w:val="en-GB"/>
              </w:rPr>
              <w:t>4.40</w:t>
            </w:r>
          </w:p>
        </w:tc>
        <w:tc>
          <w:tcPr>
            <w:tcW w:w="740" w:type="dxa"/>
            <w:shd w:val="clear" w:color="auto" w:fill="F4F6FA"/>
            <w:tcMar>
              <w:top w:w="36" w:type="dxa"/>
              <w:left w:w="85" w:type="dxa"/>
              <w:bottom w:w="36" w:type="dxa"/>
              <w:right w:w="85" w:type="dxa"/>
            </w:tcMar>
          </w:tcPr>
          <w:p w14:paraId="07A492C6" w14:textId="77777777" w:rsidR="000510BE" w:rsidRPr="005A6390" w:rsidRDefault="00000000">
            <w:pPr>
              <w:spacing w:after="0" w:line="215" w:lineRule="auto"/>
              <w:jc w:val="center"/>
              <w:rPr>
                <w:lang w:val="en-GB"/>
              </w:rPr>
            </w:pPr>
            <w:r w:rsidRPr="005A6390">
              <w:rPr>
                <w:b/>
                <w:bCs/>
                <w:sz w:val="15"/>
                <w:szCs w:val="15"/>
                <w:lang w:val="en-GB"/>
              </w:rPr>
              <w:t>+0.15</w:t>
            </w:r>
          </w:p>
        </w:tc>
        <w:tc>
          <w:tcPr>
            <w:tcW w:w="800" w:type="dxa"/>
            <w:shd w:val="clear" w:color="auto" w:fill="F4F6FA"/>
            <w:tcMar>
              <w:top w:w="36" w:type="dxa"/>
              <w:left w:w="85" w:type="dxa"/>
              <w:bottom w:w="36" w:type="dxa"/>
              <w:right w:w="85" w:type="dxa"/>
            </w:tcMar>
          </w:tcPr>
          <w:p w14:paraId="4F9F75EB" w14:textId="77777777" w:rsidR="000510BE" w:rsidRPr="005A6390" w:rsidRDefault="00000000">
            <w:pPr>
              <w:spacing w:after="0" w:line="215" w:lineRule="auto"/>
              <w:jc w:val="center"/>
              <w:rPr>
                <w:lang w:val="en-GB"/>
              </w:rPr>
            </w:pPr>
            <w:r w:rsidRPr="005A6390">
              <w:rPr>
                <w:sz w:val="15"/>
                <w:szCs w:val="15"/>
                <w:lang w:val="en-GB"/>
              </w:rPr>
              <w:t>0.81</w:t>
            </w:r>
          </w:p>
        </w:tc>
      </w:tr>
      <w:tr w:rsidR="000510BE" w:rsidRPr="005A6390" w14:paraId="0E42C8D4" w14:textId="77777777">
        <w:tc>
          <w:tcPr>
            <w:tcW w:w="3038" w:type="dxa"/>
            <w:shd w:val="clear" w:color="auto" w:fill="F4F6FA"/>
            <w:tcMar>
              <w:top w:w="36" w:type="dxa"/>
              <w:left w:w="85" w:type="dxa"/>
              <w:bottom w:w="36" w:type="dxa"/>
              <w:right w:w="85" w:type="dxa"/>
            </w:tcMar>
          </w:tcPr>
          <w:p w14:paraId="27572B46" w14:textId="77777777" w:rsidR="000510BE" w:rsidRPr="005A6390" w:rsidRDefault="00000000">
            <w:pPr>
              <w:spacing w:after="0" w:line="215" w:lineRule="auto"/>
              <w:rPr>
                <w:lang w:val="en-GB"/>
              </w:rPr>
            </w:pPr>
            <w:r w:rsidRPr="005A6390">
              <w:rPr>
                <w:sz w:val="15"/>
                <w:szCs w:val="15"/>
                <w:lang w:val="en-GB"/>
              </w:rPr>
              <w:lastRenderedPageBreak/>
              <w:t>Q</w:t>
            </w:r>
            <w:proofErr w:type="gramStart"/>
            <w:r w:rsidRPr="005A6390">
              <w:rPr>
                <w:sz w:val="15"/>
                <w:szCs w:val="15"/>
                <w:lang w:val="en-GB"/>
              </w:rPr>
              <w:t>9  Remote</w:t>
            </w:r>
            <w:proofErr w:type="gramEnd"/>
            <w:r w:rsidRPr="005A6390">
              <w:rPr>
                <w:sz w:val="15"/>
                <w:szCs w:val="15"/>
                <w:lang w:val="en-GB"/>
              </w:rPr>
              <w:t xml:space="preserve"> collaboration on documents/decisions works (BP05/10)</w:t>
            </w:r>
          </w:p>
        </w:tc>
        <w:tc>
          <w:tcPr>
            <w:tcW w:w="720" w:type="dxa"/>
            <w:shd w:val="clear" w:color="auto" w:fill="F4F6FA"/>
            <w:tcMar>
              <w:top w:w="36" w:type="dxa"/>
              <w:left w:w="85" w:type="dxa"/>
              <w:bottom w:w="36" w:type="dxa"/>
              <w:right w:w="85" w:type="dxa"/>
            </w:tcMar>
          </w:tcPr>
          <w:p w14:paraId="5623DC7E" w14:textId="77777777" w:rsidR="000510BE" w:rsidRPr="005A6390" w:rsidRDefault="00000000">
            <w:pPr>
              <w:spacing w:after="0" w:line="215" w:lineRule="auto"/>
              <w:jc w:val="center"/>
              <w:rPr>
                <w:lang w:val="en-GB"/>
              </w:rPr>
            </w:pPr>
            <w:r w:rsidRPr="005A6390">
              <w:rPr>
                <w:sz w:val="15"/>
                <w:szCs w:val="15"/>
                <w:lang w:val="en-GB"/>
              </w:rPr>
              <w:t>4.57</w:t>
            </w:r>
          </w:p>
        </w:tc>
        <w:tc>
          <w:tcPr>
            <w:tcW w:w="720" w:type="dxa"/>
            <w:shd w:val="clear" w:color="auto" w:fill="F4F6FA"/>
            <w:tcMar>
              <w:top w:w="36" w:type="dxa"/>
              <w:left w:w="85" w:type="dxa"/>
              <w:bottom w:w="36" w:type="dxa"/>
              <w:right w:w="85" w:type="dxa"/>
            </w:tcMar>
          </w:tcPr>
          <w:p w14:paraId="38CEB33A" w14:textId="77777777" w:rsidR="000510BE" w:rsidRPr="005A6390" w:rsidRDefault="00000000">
            <w:pPr>
              <w:spacing w:after="0" w:line="215" w:lineRule="auto"/>
              <w:jc w:val="center"/>
              <w:rPr>
                <w:lang w:val="en-GB"/>
              </w:rPr>
            </w:pPr>
            <w:r w:rsidRPr="005A6390">
              <w:rPr>
                <w:sz w:val="15"/>
                <w:szCs w:val="15"/>
                <w:lang w:val="en-GB"/>
              </w:rPr>
              <w:t>4.80</w:t>
            </w:r>
          </w:p>
        </w:tc>
        <w:tc>
          <w:tcPr>
            <w:tcW w:w="720" w:type="dxa"/>
            <w:shd w:val="clear" w:color="auto" w:fill="F4F6FA"/>
            <w:tcMar>
              <w:top w:w="36" w:type="dxa"/>
              <w:left w:w="85" w:type="dxa"/>
              <w:bottom w:w="36" w:type="dxa"/>
              <w:right w:w="85" w:type="dxa"/>
            </w:tcMar>
          </w:tcPr>
          <w:p w14:paraId="6CBE8FA9" w14:textId="77777777" w:rsidR="000510BE" w:rsidRPr="005A6390" w:rsidRDefault="00000000">
            <w:pPr>
              <w:spacing w:after="0" w:line="215" w:lineRule="auto"/>
              <w:jc w:val="center"/>
              <w:rPr>
                <w:lang w:val="en-GB"/>
              </w:rPr>
            </w:pPr>
            <w:r w:rsidRPr="005A6390">
              <w:rPr>
                <w:sz w:val="15"/>
                <w:szCs w:val="15"/>
                <w:lang w:val="en-GB"/>
              </w:rPr>
              <w:t>5.00</w:t>
            </w:r>
          </w:p>
        </w:tc>
        <w:tc>
          <w:tcPr>
            <w:tcW w:w="740" w:type="dxa"/>
            <w:shd w:val="clear" w:color="auto" w:fill="F4F6FA"/>
            <w:tcMar>
              <w:top w:w="36" w:type="dxa"/>
              <w:left w:w="85" w:type="dxa"/>
              <w:bottom w:w="36" w:type="dxa"/>
              <w:right w:w="85" w:type="dxa"/>
            </w:tcMar>
          </w:tcPr>
          <w:p w14:paraId="659A2D32" w14:textId="77777777" w:rsidR="000510BE" w:rsidRPr="005A6390" w:rsidRDefault="00000000">
            <w:pPr>
              <w:spacing w:after="0" w:line="215" w:lineRule="auto"/>
              <w:jc w:val="center"/>
              <w:rPr>
                <w:lang w:val="en-GB"/>
              </w:rPr>
            </w:pPr>
            <w:r w:rsidRPr="005A6390">
              <w:rPr>
                <w:b/>
                <w:bCs/>
                <w:sz w:val="15"/>
                <w:szCs w:val="15"/>
                <w:lang w:val="en-GB"/>
              </w:rPr>
              <w:t>+0.43</w:t>
            </w:r>
          </w:p>
        </w:tc>
        <w:tc>
          <w:tcPr>
            <w:tcW w:w="720" w:type="dxa"/>
            <w:shd w:val="clear" w:color="auto" w:fill="F4F6FA"/>
            <w:tcMar>
              <w:top w:w="36" w:type="dxa"/>
              <w:left w:w="85" w:type="dxa"/>
              <w:bottom w:w="36" w:type="dxa"/>
              <w:right w:w="85" w:type="dxa"/>
            </w:tcMar>
          </w:tcPr>
          <w:p w14:paraId="66C4B918" w14:textId="77777777" w:rsidR="000510BE" w:rsidRPr="005A6390" w:rsidRDefault="00000000">
            <w:pPr>
              <w:spacing w:after="0" w:line="215" w:lineRule="auto"/>
              <w:jc w:val="center"/>
              <w:rPr>
                <w:lang w:val="en-GB"/>
              </w:rPr>
            </w:pPr>
            <w:r w:rsidRPr="005A6390">
              <w:rPr>
                <w:sz w:val="15"/>
                <w:szCs w:val="15"/>
                <w:lang w:val="en-GB"/>
              </w:rPr>
              <w:t>3.88</w:t>
            </w:r>
          </w:p>
        </w:tc>
        <w:tc>
          <w:tcPr>
            <w:tcW w:w="720" w:type="dxa"/>
            <w:shd w:val="clear" w:color="auto" w:fill="F4F6FA"/>
            <w:tcMar>
              <w:top w:w="36" w:type="dxa"/>
              <w:left w:w="85" w:type="dxa"/>
              <w:bottom w:w="36" w:type="dxa"/>
              <w:right w:w="85" w:type="dxa"/>
            </w:tcMar>
          </w:tcPr>
          <w:p w14:paraId="23FDB712" w14:textId="77777777" w:rsidR="000510BE" w:rsidRPr="005A6390" w:rsidRDefault="00000000">
            <w:pPr>
              <w:spacing w:after="0" w:line="215" w:lineRule="auto"/>
              <w:jc w:val="center"/>
              <w:rPr>
                <w:lang w:val="en-GB"/>
              </w:rPr>
            </w:pPr>
            <w:r w:rsidRPr="005A6390">
              <w:rPr>
                <w:sz w:val="15"/>
                <w:szCs w:val="15"/>
                <w:lang w:val="en-GB"/>
              </w:rPr>
              <w:t>4.00</w:t>
            </w:r>
          </w:p>
        </w:tc>
        <w:tc>
          <w:tcPr>
            <w:tcW w:w="720" w:type="dxa"/>
            <w:shd w:val="clear" w:color="auto" w:fill="F4F6FA"/>
            <w:tcMar>
              <w:top w:w="36" w:type="dxa"/>
              <w:left w:w="85" w:type="dxa"/>
              <w:bottom w:w="36" w:type="dxa"/>
              <w:right w:w="85" w:type="dxa"/>
            </w:tcMar>
          </w:tcPr>
          <w:p w14:paraId="5764EFD9" w14:textId="77777777" w:rsidR="000510BE" w:rsidRPr="005A6390" w:rsidRDefault="00000000">
            <w:pPr>
              <w:spacing w:after="0" w:line="215" w:lineRule="auto"/>
              <w:jc w:val="center"/>
              <w:rPr>
                <w:lang w:val="en-GB"/>
              </w:rPr>
            </w:pPr>
            <w:r w:rsidRPr="005A6390">
              <w:rPr>
                <w:sz w:val="15"/>
                <w:szCs w:val="15"/>
                <w:lang w:val="en-GB"/>
              </w:rPr>
              <w:t>4.20</w:t>
            </w:r>
          </w:p>
        </w:tc>
        <w:tc>
          <w:tcPr>
            <w:tcW w:w="740" w:type="dxa"/>
            <w:shd w:val="clear" w:color="auto" w:fill="F4F6FA"/>
            <w:tcMar>
              <w:top w:w="36" w:type="dxa"/>
              <w:left w:w="85" w:type="dxa"/>
              <w:bottom w:w="36" w:type="dxa"/>
              <w:right w:w="85" w:type="dxa"/>
            </w:tcMar>
          </w:tcPr>
          <w:p w14:paraId="56524E84" w14:textId="77777777" w:rsidR="000510BE" w:rsidRPr="005A6390" w:rsidRDefault="00000000">
            <w:pPr>
              <w:spacing w:after="0" w:line="215" w:lineRule="auto"/>
              <w:jc w:val="center"/>
              <w:rPr>
                <w:lang w:val="en-GB"/>
              </w:rPr>
            </w:pPr>
            <w:r w:rsidRPr="005A6390">
              <w:rPr>
                <w:b/>
                <w:bCs/>
                <w:sz w:val="15"/>
                <w:szCs w:val="15"/>
                <w:lang w:val="en-GB"/>
              </w:rPr>
              <w:t>+0.33</w:t>
            </w:r>
          </w:p>
        </w:tc>
        <w:tc>
          <w:tcPr>
            <w:tcW w:w="800" w:type="dxa"/>
            <w:shd w:val="clear" w:color="auto" w:fill="F4F6FA"/>
            <w:tcMar>
              <w:top w:w="36" w:type="dxa"/>
              <w:left w:w="85" w:type="dxa"/>
              <w:bottom w:w="36" w:type="dxa"/>
              <w:right w:w="85" w:type="dxa"/>
            </w:tcMar>
          </w:tcPr>
          <w:p w14:paraId="2E9B135E" w14:textId="77777777" w:rsidR="000510BE" w:rsidRPr="005A6390" w:rsidRDefault="00000000">
            <w:pPr>
              <w:spacing w:after="0" w:line="215" w:lineRule="auto"/>
              <w:jc w:val="center"/>
              <w:rPr>
                <w:lang w:val="en-GB"/>
              </w:rPr>
            </w:pPr>
            <w:r w:rsidRPr="005A6390">
              <w:rPr>
                <w:sz w:val="15"/>
                <w:szCs w:val="15"/>
                <w:lang w:val="en-GB"/>
              </w:rPr>
              <w:t>0.37</w:t>
            </w:r>
          </w:p>
        </w:tc>
      </w:tr>
      <w:tr w:rsidR="000510BE" w:rsidRPr="005A6390" w14:paraId="11FE93F5" w14:textId="77777777">
        <w:tc>
          <w:tcPr>
            <w:tcW w:w="3038" w:type="dxa"/>
            <w:shd w:val="clear" w:color="auto" w:fill="F4F6FA"/>
            <w:tcMar>
              <w:top w:w="36" w:type="dxa"/>
              <w:left w:w="85" w:type="dxa"/>
              <w:bottom w:w="36" w:type="dxa"/>
              <w:right w:w="85" w:type="dxa"/>
            </w:tcMar>
          </w:tcPr>
          <w:p w14:paraId="331F3207"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10  Asynchronous</w:t>
            </w:r>
            <w:proofErr w:type="gramEnd"/>
            <w:r w:rsidRPr="005A6390">
              <w:rPr>
                <w:sz w:val="15"/>
                <w:szCs w:val="15"/>
                <w:lang w:val="en-GB"/>
              </w:rPr>
              <w:t xml:space="preserve"> collaboration is used sensibly (BP11)</w:t>
            </w:r>
          </w:p>
        </w:tc>
        <w:tc>
          <w:tcPr>
            <w:tcW w:w="720" w:type="dxa"/>
            <w:shd w:val="clear" w:color="auto" w:fill="F4F6FA"/>
            <w:tcMar>
              <w:top w:w="36" w:type="dxa"/>
              <w:left w:w="85" w:type="dxa"/>
              <w:bottom w:w="36" w:type="dxa"/>
              <w:right w:w="85" w:type="dxa"/>
            </w:tcMar>
          </w:tcPr>
          <w:p w14:paraId="4ECEF52F" w14:textId="77777777" w:rsidR="000510BE" w:rsidRPr="005A6390" w:rsidRDefault="00000000">
            <w:pPr>
              <w:spacing w:after="0" w:line="215" w:lineRule="auto"/>
              <w:jc w:val="center"/>
              <w:rPr>
                <w:lang w:val="en-GB"/>
              </w:rPr>
            </w:pPr>
            <w:r w:rsidRPr="005A6390">
              <w:rPr>
                <w:sz w:val="15"/>
                <w:szCs w:val="15"/>
                <w:lang w:val="en-GB"/>
              </w:rPr>
              <w:t>4.43</w:t>
            </w:r>
          </w:p>
        </w:tc>
        <w:tc>
          <w:tcPr>
            <w:tcW w:w="720" w:type="dxa"/>
            <w:shd w:val="clear" w:color="auto" w:fill="F4F6FA"/>
            <w:tcMar>
              <w:top w:w="36" w:type="dxa"/>
              <w:left w:w="85" w:type="dxa"/>
              <w:bottom w:w="36" w:type="dxa"/>
              <w:right w:w="85" w:type="dxa"/>
            </w:tcMar>
          </w:tcPr>
          <w:p w14:paraId="74A0E037" w14:textId="77777777" w:rsidR="000510BE" w:rsidRPr="005A6390" w:rsidRDefault="00000000">
            <w:pPr>
              <w:spacing w:after="0" w:line="215" w:lineRule="auto"/>
              <w:jc w:val="center"/>
              <w:rPr>
                <w:lang w:val="en-GB"/>
              </w:rPr>
            </w:pPr>
            <w:r w:rsidRPr="005A6390">
              <w:rPr>
                <w:sz w:val="15"/>
                <w:szCs w:val="15"/>
                <w:lang w:val="en-GB"/>
              </w:rPr>
              <w:t>4.80</w:t>
            </w:r>
          </w:p>
        </w:tc>
        <w:tc>
          <w:tcPr>
            <w:tcW w:w="720" w:type="dxa"/>
            <w:shd w:val="clear" w:color="auto" w:fill="F4F6FA"/>
            <w:tcMar>
              <w:top w:w="36" w:type="dxa"/>
              <w:left w:w="85" w:type="dxa"/>
              <w:bottom w:w="36" w:type="dxa"/>
              <w:right w:w="85" w:type="dxa"/>
            </w:tcMar>
          </w:tcPr>
          <w:p w14:paraId="5AC69D82" w14:textId="77777777" w:rsidR="000510BE" w:rsidRPr="005A6390" w:rsidRDefault="00000000">
            <w:pPr>
              <w:spacing w:after="0" w:line="215" w:lineRule="auto"/>
              <w:jc w:val="center"/>
              <w:rPr>
                <w:lang w:val="en-GB"/>
              </w:rPr>
            </w:pPr>
            <w:r w:rsidRPr="005A6390">
              <w:rPr>
                <w:sz w:val="15"/>
                <w:szCs w:val="15"/>
                <w:lang w:val="en-GB"/>
              </w:rPr>
              <w:t>5.00</w:t>
            </w:r>
          </w:p>
        </w:tc>
        <w:tc>
          <w:tcPr>
            <w:tcW w:w="740" w:type="dxa"/>
            <w:shd w:val="clear" w:color="auto" w:fill="F4F6FA"/>
            <w:tcMar>
              <w:top w:w="36" w:type="dxa"/>
              <w:left w:w="85" w:type="dxa"/>
              <w:bottom w:w="36" w:type="dxa"/>
              <w:right w:w="85" w:type="dxa"/>
            </w:tcMar>
          </w:tcPr>
          <w:p w14:paraId="109563EA" w14:textId="77777777" w:rsidR="000510BE" w:rsidRPr="005A6390" w:rsidRDefault="00000000">
            <w:pPr>
              <w:spacing w:after="0" w:line="215" w:lineRule="auto"/>
              <w:jc w:val="center"/>
              <w:rPr>
                <w:lang w:val="en-GB"/>
              </w:rPr>
            </w:pPr>
            <w:r w:rsidRPr="005A6390">
              <w:rPr>
                <w:b/>
                <w:bCs/>
                <w:sz w:val="15"/>
                <w:szCs w:val="15"/>
                <w:lang w:val="en-GB"/>
              </w:rPr>
              <w:t>+0.57</w:t>
            </w:r>
          </w:p>
        </w:tc>
        <w:tc>
          <w:tcPr>
            <w:tcW w:w="720" w:type="dxa"/>
            <w:shd w:val="clear" w:color="auto" w:fill="F4F6FA"/>
            <w:tcMar>
              <w:top w:w="36" w:type="dxa"/>
              <w:left w:w="85" w:type="dxa"/>
              <w:bottom w:w="36" w:type="dxa"/>
              <w:right w:w="85" w:type="dxa"/>
            </w:tcMar>
          </w:tcPr>
          <w:p w14:paraId="4E26B9C2" w14:textId="77777777" w:rsidR="000510BE" w:rsidRPr="005A6390" w:rsidRDefault="00000000">
            <w:pPr>
              <w:spacing w:after="0" w:line="215" w:lineRule="auto"/>
              <w:jc w:val="center"/>
              <w:rPr>
                <w:lang w:val="en-GB"/>
              </w:rPr>
            </w:pPr>
            <w:r w:rsidRPr="005A6390">
              <w:rPr>
                <w:sz w:val="15"/>
                <w:szCs w:val="15"/>
                <w:lang w:val="en-GB"/>
              </w:rPr>
              <w:t>4.00</w:t>
            </w:r>
          </w:p>
        </w:tc>
        <w:tc>
          <w:tcPr>
            <w:tcW w:w="720" w:type="dxa"/>
            <w:shd w:val="clear" w:color="auto" w:fill="F4F6FA"/>
            <w:tcMar>
              <w:top w:w="36" w:type="dxa"/>
              <w:left w:w="85" w:type="dxa"/>
              <w:bottom w:w="36" w:type="dxa"/>
              <w:right w:w="85" w:type="dxa"/>
            </w:tcMar>
          </w:tcPr>
          <w:p w14:paraId="3EB138B2" w14:textId="77777777" w:rsidR="000510BE" w:rsidRPr="005A6390" w:rsidRDefault="00000000">
            <w:pPr>
              <w:spacing w:after="0" w:line="215" w:lineRule="auto"/>
              <w:jc w:val="center"/>
              <w:rPr>
                <w:lang w:val="en-GB"/>
              </w:rPr>
            </w:pPr>
            <w:r w:rsidRPr="005A6390">
              <w:rPr>
                <w:sz w:val="15"/>
                <w:szCs w:val="15"/>
                <w:lang w:val="en-GB"/>
              </w:rPr>
              <w:t>4.00</w:t>
            </w:r>
          </w:p>
        </w:tc>
        <w:tc>
          <w:tcPr>
            <w:tcW w:w="720" w:type="dxa"/>
            <w:shd w:val="clear" w:color="auto" w:fill="F4F6FA"/>
            <w:tcMar>
              <w:top w:w="36" w:type="dxa"/>
              <w:left w:w="85" w:type="dxa"/>
              <w:bottom w:w="36" w:type="dxa"/>
              <w:right w:w="85" w:type="dxa"/>
            </w:tcMar>
          </w:tcPr>
          <w:p w14:paraId="2FD8C9C0" w14:textId="77777777" w:rsidR="000510BE" w:rsidRPr="005A6390" w:rsidRDefault="00000000">
            <w:pPr>
              <w:spacing w:after="0" w:line="215" w:lineRule="auto"/>
              <w:jc w:val="center"/>
              <w:rPr>
                <w:lang w:val="en-GB"/>
              </w:rPr>
            </w:pPr>
            <w:r w:rsidRPr="005A6390">
              <w:rPr>
                <w:sz w:val="15"/>
                <w:szCs w:val="15"/>
                <w:lang w:val="en-GB"/>
              </w:rPr>
              <w:t>4.40</w:t>
            </w:r>
          </w:p>
        </w:tc>
        <w:tc>
          <w:tcPr>
            <w:tcW w:w="740" w:type="dxa"/>
            <w:shd w:val="clear" w:color="auto" w:fill="F4F6FA"/>
            <w:tcMar>
              <w:top w:w="36" w:type="dxa"/>
              <w:left w:w="85" w:type="dxa"/>
              <w:bottom w:w="36" w:type="dxa"/>
              <w:right w:w="85" w:type="dxa"/>
            </w:tcMar>
          </w:tcPr>
          <w:p w14:paraId="2AC0905C" w14:textId="77777777" w:rsidR="000510BE" w:rsidRPr="005A6390" w:rsidRDefault="00000000">
            <w:pPr>
              <w:spacing w:after="0" w:line="215" w:lineRule="auto"/>
              <w:jc w:val="center"/>
              <w:rPr>
                <w:lang w:val="en-GB"/>
              </w:rPr>
            </w:pPr>
            <w:r w:rsidRPr="005A6390">
              <w:rPr>
                <w:b/>
                <w:bCs/>
                <w:sz w:val="15"/>
                <w:szCs w:val="15"/>
                <w:lang w:val="en-GB"/>
              </w:rPr>
              <w:t>+0.40</w:t>
            </w:r>
          </w:p>
        </w:tc>
        <w:tc>
          <w:tcPr>
            <w:tcW w:w="800" w:type="dxa"/>
            <w:shd w:val="clear" w:color="auto" w:fill="F4F6FA"/>
            <w:tcMar>
              <w:top w:w="36" w:type="dxa"/>
              <w:left w:w="85" w:type="dxa"/>
              <w:bottom w:w="36" w:type="dxa"/>
              <w:right w:w="85" w:type="dxa"/>
            </w:tcMar>
          </w:tcPr>
          <w:p w14:paraId="386EE972" w14:textId="77777777" w:rsidR="000510BE" w:rsidRPr="005A6390" w:rsidRDefault="00000000">
            <w:pPr>
              <w:spacing w:after="0" w:line="215" w:lineRule="auto"/>
              <w:jc w:val="center"/>
              <w:rPr>
                <w:lang w:val="en-GB"/>
              </w:rPr>
            </w:pPr>
            <w:r w:rsidRPr="005A6390">
              <w:rPr>
                <w:sz w:val="15"/>
                <w:szCs w:val="15"/>
                <w:lang w:val="en-GB"/>
              </w:rPr>
              <w:t>0.39</w:t>
            </w:r>
          </w:p>
        </w:tc>
      </w:tr>
      <w:tr w:rsidR="000510BE" w:rsidRPr="005A6390" w14:paraId="351BA446" w14:textId="77777777">
        <w:tc>
          <w:tcPr>
            <w:tcW w:w="3038" w:type="dxa"/>
            <w:shd w:val="clear" w:color="auto" w:fill="F4F6FA"/>
            <w:tcMar>
              <w:top w:w="36" w:type="dxa"/>
              <w:left w:w="85" w:type="dxa"/>
              <w:bottom w:w="36" w:type="dxa"/>
              <w:right w:w="85" w:type="dxa"/>
            </w:tcMar>
          </w:tcPr>
          <w:p w14:paraId="6E7ED3CD"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11  I</w:t>
            </w:r>
            <w:proofErr w:type="gramEnd"/>
            <w:r w:rsidRPr="005A6390">
              <w:rPr>
                <w:sz w:val="15"/>
                <w:szCs w:val="15"/>
                <w:lang w:val="en-GB"/>
              </w:rPr>
              <w:t xml:space="preserve"> have sufficient undisturbed focus time (BP12/13)</w:t>
            </w:r>
          </w:p>
        </w:tc>
        <w:tc>
          <w:tcPr>
            <w:tcW w:w="720" w:type="dxa"/>
            <w:shd w:val="clear" w:color="auto" w:fill="F4F6FA"/>
            <w:tcMar>
              <w:top w:w="36" w:type="dxa"/>
              <w:left w:w="85" w:type="dxa"/>
              <w:bottom w:w="36" w:type="dxa"/>
              <w:right w:w="85" w:type="dxa"/>
            </w:tcMar>
          </w:tcPr>
          <w:p w14:paraId="12904959" w14:textId="77777777" w:rsidR="000510BE" w:rsidRPr="005A6390" w:rsidRDefault="00000000">
            <w:pPr>
              <w:spacing w:after="0" w:line="215" w:lineRule="auto"/>
              <w:jc w:val="center"/>
              <w:rPr>
                <w:lang w:val="en-GB"/>
              </w:rPr>
            </w:pPr>
            <w:r w:rsidRPr="005A6390">
              <w:rPr>
                <w:sz w:val="15"/>
                <w:szCs w:val="15"/>
                <w:lang w:val="en-GB"/>
              </w:rPr>
              <w:t>4.43</w:t>
            </w:r>
          </w:p>
        </w:tc>
        <w:tc>
          <w:tcPr>
            <w:tcW w:w="720" w:type="dxa"/>
            <w:shd w:val="clear" w:color="auto" w:fill="F4F6FA"/>
            <w:tcMar>
              <w:top w:w="36" w:type="dxa"/>
              <w:left w:w="85" w:type="dxa"/>
              <w:bottom w:w="36" w:type="dxa"/>
              <w:right w:w="85" w:type="dxa"/>
            </w:tcMar>
          </w:tcPr>
          <w:p w14:paraId="445AA822" w14:textId="77777777" w:rsidR="000510BE" w:rsidRPr="005A6390" w:rsidRDefault="00000000">
            <w:pPr>
              <w:spacing w:after="0" w:line="215" w:lineRule="auto"/>
              <w:jc w:val="center"/>
              <w:rPr>
                <w:lang w:val="en-GB"/>
              </w:rPr>
            </w:pPr>
            <w:r w:rsidRPr="005A6390">
              <w:rPr>
                <w:sz w:val="15"/>
                <w:szCs w:val="15"/>
                <w:lang w:val="en-GB"/>
              </w:rPr>
              <w:t>4.20</w:t>
            </w:r>
          </w:p>
        </w:tc>
        <w:tc>
          <w:tcPr>
            <w:tcW w:w="720" w:type="dxa"/>
            <w:shd w:val="clear" w:color="auto" w:fill="F4F6FA"/>
            <w:tcMar>
              <w:top w:w="36" w:type="dxa"/>
              <w:left w:w="85" w:type="dxa"/>
              <w:bottom w:w="36" w:type="dxa"/>
              <w:right w:w="85" w:type="dxa"/>
            </w:tcMar>
          </w:tcPr>
          <w:p w14:paraId="64F10128" w14:textId="77777777" w:rsidR="000510BE" w:rsidRPr="005A6390" w:rsidRDefault="00000000">
            <w:pPr>
              <w:spacing w:after="0" w:line="215" w:lineRule="auto"/>
              <w:jc w:val="center"/>
              <w:rPr>
                <w:lang w:val="en-GB"/>
              </w:rPr>
            </w:pPr>
            <w:r w:rsidRPr="005A6390">
              <w:rPr>
                <w:sz w:val="15"/>
                <w:szCs w:val="15"/>
                <w:lang w:val="en-GB"/>
              </w:rPr>
              <w:t>4.75</w:t>
            </w:r>
          </w:p>
        </w:tc>
        <w:tc>
          <w:tcPr>
            <w:tcW w:w="740" w:type="dxa"/>
            <w:shd w:val="clear" w:color="auto" w:fill="F4F6FA"/>
            <w:tcMar>
              <w:top w:w="36" w:type="dxa"/>
              <w:left w:w="85" w:type="dxa"/>
              <w:bottom w:w="36" w:type="dxa"/>
              <w:right w:w="85" w:type="dxa"/>
            </w:tcMar>
          </w:tcPr>
          <w:p w14:paraId="0CC64F73" w14:textId="77777777" w:rsidR="000510BE" w:rsidRPr="005A6390" w:rsidRDefault="00000000">
            <w:pPr>
              <w:spacing w:after="0" w:line="215" w:lineRule="auto"/>
              <w:jc w:val="center"/>
              <w:rPr>
                <w:lang w:val="en-GB"/>
              </w:rPr>
            </w:pPr>
            <w:r w:rsidRPr="005A6390">
              <w:rPr>
                <w:b/>
                <w:bCs/>
                <w:sz w:val="15"/>
                <w:szCs w:val="15"/>
                <w:lang w:val="en-GB"/>
              </w:rPr>
              <w:t>+0.32</w:t>
            </w:r>
          </w:p>
        </w:tc>
        <w:tc>
          <w:tcPr>
            <w:tcW w:w="720" w:type="dxa"/>
            <w:shd w:val="clear" w:color="auto" w:fill="F4F6FA"/>
            <w:tcMar>
              <w:top w:w="36" w:type="dxa"/>
              <w:left w:w="85" w:type="dxa"/>
              <w:bottom w:w="36" w:type="dxa"/>
              <w:right w:w="85" w:type="dxa"/>
            </w:tcMar>
          </w:tcPr>
          <w:p w14:paraId="2EE2A22E" w14:textId="77777777" w:rsidR="000510BE" w:rsidRPr="005A6390" w:rsidRDefault="00000000">
            <w:pPr>
              <w:spacing w:after="0" w:line="215" w:lineRule="auto"/>
              <w:jc w:val="center"/>
              <w:rPr>
                <w:lang w:val="en-GB"/>
              </w:rPr>
            </w:pPr>
            <w:r w:rsidRPr="005A6390">
              <w:rPr>
                <w:sz w:val="15"/>
                <w:szCs w:val="15"/>
                <w:lang w:val="en-GB"/>
              </w:rPr>
              <w:t>3.13</w:t>
            </w:r>
          </w:p>
        </w:tc>
        <w:tc>
          <w:tcPr>
            <w:tcW w:w="720" w:type="dxa"/>
            <w:shd w:val="clear" w:color="auto" w:fill="F4F6FA"/>
            <w:tcMar>
              <w:top w:w="36" w:type="dxa"/>
              <w:left w:w="85" w:type="dxa"/>
              <w:bottom w:w="36" w:type="dxa"/>
              <w:right w:w="85" w:type="dxa"/>
            </w:tcMar>
          </w:tcPr>
          <w:p w14:paraId="4774896A" w14:textId="77777777" w:rsidR="000510BE" w:rsidRPr="005A6390" w:rsidRDefault="00000000">
            <w:pPr>
              <w:spacing w:after="0" w:line="215" w:lineRule="auto"/>
              <w:jc w:val="center"/>
              <w:rPr>
                <w:lang w:val="en-GB"/>
              </w:rPr>
            </w:pPr>
            <w:r w:rsidRPr="005A6390">
              <w:rPr>
                <w:sz w:val="15"/>
                <w:szCs w:val="15"/>
                <w:lang w:val="en-GB"/>
              </w:rPr>
              <w:t>4.00</w:t>
            </w:r>
          </w:p>
        </w:tc>
        <w:tc>
          <w:tcPr>
            <w:tcW w:w="720" w:type="dxa"/>
            <w:shd w:val="clear" w:color="auto" w:fill="F4F6FA"/>
            <w:tcMar>
              <w:top w:w="36" w:type="dxa"/>
              <w:left w:w="85" w:type="dxa"/>
              <w:bottom w:w="36" w:type="dxa"/>
              <w:right w:w="85" w:type="dxa"/>
            </w:tcMar>
          </w:tcPr>
          <w:p w14:paraId="5CC88504" w14:textId="77777777" w:rsidR="000510BE" w:rsidRPr="005A6390" w:rsidRDefault="00000000">
            <w:pPr>
              <w:spacing w:after="0" w:line="215" w:lineRule="auto"/>
              <w:jc w:val="center"/>
              <w:rPr>
                <w:lang w:val="en-GB"/>
              </w:rPr>
            </w:pPr>
            <w:r w:rsidRPr="005A6390">
              <w:rPr>
                <w:sz w:val="15"/>
                <w:szCs w:val="15"/>
                <w:lang w:val="en-GB"/>
              </w:rPr>
              <w:t>3.80</w:t>
            </w:r>
          </w:p>
        </w:tc>
        <w:tc>
          <w:tcPr>
            <w:tcW w:w="740" w:type="dxa"/>
            <w:shd w:val="clear" w:color="auto" w:fill="F4F6FA"/>
            <w:tcMar>
              <w:top w:w="36" w:type="dxa"/>
              <w:left w:w="85" w:type="dxa"/>
              <w:bottom w:w="36" w:type="dxa"/>
              <w:right w:w="85" w:type="dxa"/>
            </w:tcMar>
          </w:tcPr>
          <w:p w14:paraId="13A3DEAC" w14:textId="77777777" w:rsidR="000510BE" w:rsidRPr="005A6390" w:rsidRDefault="00000000">
            <w:pPr>
              <w:spacing w:after="0" w:line="215" w:lineRule="auto"/>
              <w:jc w:val="center"/>
              <w:rPr>
                <w:lang w:val="en-GB"/>
              </w:rPr>
            </w:pPr>
            <w:r w:rsidRPr="005A6390">
              <w:rPr>
                <w:b/>
                <w:bCs/>
                <w:sz w:val="15"/>
                <w:szCs w:val="15"/>
                <w:lang w:val="en-GB"/>
              </w:rPr>
              <w:t>+0.67</w:t>
            </w:r>
          </w:p>
        </w:tc>
        <w:tc>
          <w:tcPr>
            <w:tcW w:w="800" w:type="dxa"/>
            <w:shd w:val="clear" w:color="auto" w:fill="F4F6FA"/>
            <w:tcMar>
              <w:top w:w="36" w:type="dxa"/>
              <w:left w:w="85" w:type="dxa"/>
              <w:bottom w:w="36" w:type="dxa"/>
              <w:right w:w="85" w:type="dxa"/>
            </w:tcMar>
          </w:tcPr>
          <w:p w14:paraId="10A21566" w14:textId="77777777" w:rsidR="000510BE" w:rsidRPr="005A6390" w:rsidRDefault="00000000">
            <w:pPr>
              <w:spacing w:after="0" w:line="215" w:lineRule="auto"/>
              <w:jc w:val="center"/>
              <w:rPr>
                <w:lang w:val="en-GB"/>
              </w:rPr>
            </w:pPr>
            <w:r w:rsidRPr="005A6390">
              <w:rPr>
                <w:sz w:val="15"/>
                <w:szCs w:val="15"/>
                <w:lang w:val="en-GB"/>
              </w:rPr>
              <w:t>0.15</w:t>
            </w:r>
          </w:p>
        </w:tc>
      </w:tr>
      <w:tr w:rsidR="000510BE" w:rsidRPr="005A6390" w14:paraId="3A249FCC" w14:textId="77777777">
        <w:tc>
          <w:tcPr>
            <w:tcW w:w="3038" w:type="dxa"/>
            <w:tcMar>
              <w:top w:w="36" w:type="dxa"/>
              <w:left w:w="85" w:type="dxa"/>
              <w:bottom w:w="36" w:type="dxa"/>
              <w:right w:w="85" w:type="dxa"/>
            </w:tcMar>
          </w:tcPr>
          <w:p w14:paraId="0079F071"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12  My</w:t>
            </w:r>
            <w:proofErr w:type="gramEnd"/>
            <w:r w:rsidRPr="005A6390">
              <w:rPr>
                <w:sz w:val="15"/>
                <w:szCs w:val="15"/>
                <w:lang w:val="en-GB"/>
              </w:rPr>
              <w:t xml:space="preserve"> working day is compatible with my private life</w:t>
            </w:r>
          </w:p>
        </w:tc>
        <w:tc>
          <w:tcPr>
            <w:tcW w:w="720" w:type="dxa"/>
            <w:tcMar>
              <w:top w:w="36" w:type="dxa"/>
              <w:left w:w="85" w:type="dxa"/>
              <w:bottom w:w="36" w:type="dxa"/>
              <w:right w:w="85" w:type="dxa"/>
            </w:tcMar>
          </w:tcPr>
          <w:p w14:paraId="6109DED0" w14:textId="77777777" w:rsidR="000510BE" w:rsidRPr="005A6390" w:rsidRDefault="00000000">
            <w:pPr>
              <w:spacing w:after="0" w:line="215" w:lineRule="auto"/>
              <w:jc w:val="center"/>
              <w:rPr>
                <w:lang w:val="en-GB"/>
              </w:rPr>
            </w:pPr>
            <w:r w:rsidRPr="005A6390">
              <w:rPr>
                <w:sz w:val="15"/>
                <w:szCs w:val="15"/>
                <w:lang w:val="en-GB"/>
              </w:rPr>
              <w:t>4.57</w:t>
            </w:r>
          </w:p>
        </w:tc>
        <w:tc>
          <w:tcPr>
            <w:tcW w:w="720" w:type="dxa"/>
            <w:tcMar>
              <w:top w:w="36" w:type="dxa"/>
              <w:left w:w="85" w:type="dxa"/>
              <w:bottom w:w="36" w:type="dxa"/>
              <w:right w:w="85" w:type="dxa"/>
            </w:tcMar>
          </w:tcPr>
          <w:p w14:paraId="52B5C181" w14:textId="77777777" w:rsidR="000510BE" w:rsidRPr="005A6390" w:rsidRDefault="00000000">
            <w:pPr>
              <w:spacing w:after="0" w:line="215" w:lineRule="auto"/>
              <w:jc w:val="center"/>
              <w:rPr>
                <w:lang w:val="en-GB"/>
              </w:rPr>
            </w:pPr>
            <w:r w:rsidRPr="005A6390">
              <w:rPr>
                <w:sz w:val="15"/>
                <w:szCs w:val="15"/>
                <w:lang w:val="en-GB"/>
              </w:rPr>
              <w:t>4.60</w:t>
            </w:r>
          </w:p>
        </w:tc>
        <w:tc>
          <w:tcPr>
            <w:tcW w:w="720" w:type="dxa"/>
            <w:tcMar>
              <w:top w:w="36" w:type="dxa"/>
              <w:left w:w="85" w:type="dxa"/>
              <w:bottom w:w="36" w:type="dxa"/>
              <w:right w:w="85" w:type="dxa"/>
            </w:tcMar>
          </w:tcPr>
          <w:p w14:paraId="21CD6568" w14:textId="77777777" w:rsidR="000510BE" w:rsidRPr="005A6390" w:rsidRDefault="00000000">
            <w:pPr>
              <w:spacing w:after="0" w:line="215" w:lineRule="auto"/>
              <w:jc w:val="center"/>
              <w:rPr>
                <w:lang w:val="en-GB"/>
              </w:rPr>
            </w:pPr>
            <w:r w:rsidRPr="005A6390">
              <w:rPr>
                <w:sz w:val="15"/>
                <w:szCs w:val="15"/>
                <w:lang w:val="en-GB"/>
              </w:rPr>
              <w:t>5.00</w:t>
            </w:r>
          </w:p>
        </w:tc>
        <w:tc>
          <w:tcPr>
            <w:tcW w:w="740" w:type="dxa"/>
            <w:tcMar>
              <w:top w:w="36" w:type="dxa"/>
              <w:left w:w="85" w:type="dxa"/>
              <w:bottom w:w="36" w:type="dxa"/>
              <w:right w:w="85" w:type="dxa"/>
            </w:tcMar>
          </w:tcPr>
          <w:p w14:paraId="5FB7FDB4" w14:textId="77777777" w:rsidR="000510BE" w:rsidRPr="005A6390" w:rsidRDefault="00000000">
            <w:pPr>
              <w:spacing w:after="0" w:line="215" w:lineRule="auto"/>
              <w:jc w:val="center"/>
              <w:rPr>
                <w:lang w:val="en-GB"/>
              </w:rPr>
            </w:pPr>
            <w:r w:rsidRPr="005A6390">
              <w:rPr>
                <w:b/>
                <w:bCs/>
                <w:sz w:val="15"/>
                <w:szCs w:val="15"/>
                <w:lang w:val="en-GB"/>
              </w:rPr>
              <w:t>+0.43</w:t>
            </w:r>
          </w:p>
        </w:tc>
        <w:tc>
          <w:tcPr>
            <w:tcW w:w="720" w:type="dxa"/>
            <w:tcMar>
              <w:top w:w="36" w:type="dxa"/>
              <w:left w:w="85" w:type="dxa"/>
              <w:bottom w:w="36" w:type="dxa"/>
              <w:right w:w="85" w:type="dxa"/>
            </w:tcMar>
          </w:tcPr>
          <w:p w14:paraId="308CC1B3" w14:textId="77777777" w:rsidR="000510BE" w:rsidRPr="005A6390" w:rsidRDefault="00000000">
            <w:pPr>
              <w:spacing w:after="0" w:line="215" w:lineRule="auto"/>
              <w:jc w:val="center"/>
              <w:rPr>
                <w:lang w:val="en-GB"/>
              </w:rPr>
            </w:pPr>
            <w:r w:rsidRPr="005A6390">
              <w:rPr>
                <w:sz w:val="15"/>
                <w:szCs w:val="15"/>
                <w:lang w:val="en-GB"/>
              </w:rPr>
              <w:t>4.63</w:t>
            </w:r>
          </w:p>
        </w:tc>
        <w:tc>
          <w:tcPr>
            <w:tcW w:w="720" w:type="dxa"/>
            <w:tcMar>
              <w:top w:w="36" w:type="dxa"/>
              <w:left w:w="85" w:type="dxa"/>
              <w:bottom w:w="36" w:type="dxa"/>
              <w:right w:w="85" w:type="dxa"/>
            </w:tcMar>
          </w:tcPr>
          <w:p w14:paraId="22EFCBAB" w14:textId="77777777" w:rsidR="000510BE" w:rsidRPr="005A6390" w:rsidRDefault="00000000">
            <w:pPr>
              <w:spacing w:after="0" w:line="215" w:lineRule="auto"/>
              <w:jc w:val="center"/>
              <w:rPr>
                <w:lang w:val="en-GB"/>
              </w:rPr>
            </w:pPr>
            <w:r w:rsidRPr="005A6390">
              <w:rPr>
                <w:sz w:val="15"/>
                <w:szCs w:val="15"/>
                <w:lang w:val="en-GB"/>
              </w:rPr>
              <w:t>4.75</w:t>
            </w:r>
          </w:p>
        </w:tc>
        <w:tc>
          <w:tcPr>
            <w:tcW w:w="720" w:type="dxa"/>
            <w:tcMar>
              <w:top w:w="36" w:type="dxa"/>
              <w:left w:w="85" w:type="dxa"/>
              <w:bottom w:w="36" w:type="dxa"/>
              <w:right w:w="85" w:type="dxa"/>
            </w:tcMar>
          </w:tcPr>
          <w:p w14:paraId="64651837" w14:textId="77777777" w:rsidR="000510BE" w:rsidRPr="005A6390" w:rsidRDefault="00000000">
            <w:pPr>
              <w:spacing w:after="0" w:line="215" w:lineRule="auto"/>
              <w:jc w:val="center"/>
              <w:rPr>
                <w:lang w:val="en-GB"/>
              </w:rPr>
            </w:pPr>
            <w:r w:rsidRPr="005A6390">
              <w:rPr>
                <w:sz w:val="15"/>
                <w:szCs w:val="15"/>
                <w:lang w:val="en-GB"/>
              </w:rPr>
              <w:t>4.60</w:t>
            </w:r>
          </w:p>
        </w:tc>
        <w:tc>
          <w:tcPr>
            <w:tcW w:w="740" w:type="dxa"/>
            <w:tcMar>
              <w:top w:w="36" w:type="dxa"/>
              <w:left w:w="85" w:type="dxa"/>
              <w:bottom w:w="36" w:type="dxa"/>
              <w:right w:w="85" w:type="dxa"/>
            </w:tcMar>
          </w:tcPr>
          <w:p w14:paraId="155EDF8F" w14:textId="77777777" w:rsidR="000510BE" w:rsidRPr="005A6390" w:rsidRDefault="00000000">
            <w:pPr>
              <w:spacing w:after="0" w:line="215" w:lineRule="auto"/>
              <w:jc w:val="center"/>
              <w:rPr>
                <w:lang w:val="en-GB"/>
              </w:rPr>
            </w:pPr>
            <w:r w:rsidRPr="005A6390">
              <w:rPr>
                <w:b/>
                <w:bCs/>
                <w:sz w:val="15"/>
                <w:szCs w:val="15"/>
                <w:lang w:val="en-GB"/>
              </w:rPr>
              <w:t>−0.03</w:t>
            </w:r>
          </w:p>
        </w:tc>
        <w:tc>
          <w:tcPr>
            <w:tcW w:w="800" w:type="dxa"/>
            <w:tcMar>
              <w:top w:w="36" w:type="dxa"/>
              <w:left w:w="85" w:type="dxa"/>
              <w:bottom w:w="36" w:type="dxa"/>
              <w:right w:w="85" w:type="dxa"/>
            </w:tcMar>
          </w:tcPr>
          <w:p w14:paraId="73B321CD" w14:textId="77777777" w:rsidR="000510BE" w:rsidRPr="005A6390" w:rsidRDefault="00000000">
            <w:pPr>
              <w:spacing w:after="0" w:line="215" w:lineRule="auto"/>
              <w:jc w:val="center"/>
              <w:rPr>
                <w:lang w:val="en-GB"/>
              </w:rPr>
            </w:pPr>
            <w:r w:rsidRPr="005A6390">
              <w:rPr>
                <w:sz w:val="15"/>
                <w:szCs w:val="15"/>
                <w:lang w:val="en-GB"/>
              </w:rPr>
              <w:t>0.79</w:t>
            </w:r>
          </w:p>
        </w:tc>
      </w:tr>
      <w:tr w:rsidR="000510BE" w:rsidRPr="005A6390" w14:paraId="4849A3BE" w14:textId="77777777">
        <w:tc>
          <w:tcPr>
            <w:tcW w:w="3038" w:type="dxa"/>
            <w:tcMar>
              <w:top w:w="36" w:type="dxa"/>
              <w:left w:w="85" w:type="dxa"/>
              <w:bottom w:w="36" w:type="dxa"/>
              <w:right w:w="85" w:type="dxa"/>
            </w:tcMar>
          </w:tcPr>
          <w:p w14:paraId="2A13255C"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13  I</w:t>
            </w:r>
            <w:proofErr w:type="gramEnd"/>
            <w:r w:rsidRPr="005A6390">
              <w:rPr>
                <w:sz w:val="15"/>
                <w:szCs w:val="15"/>
                <w:lang w:val="en-GB"/>
              </w:rPr>
              <w:t xml:space="preserve"> know which decisions I may take autonomously (BP08)</w:t>
            </w:r>
          </w:p>
        </w:tc>
        <w:tc>
          <w:tcPr>
            <w:tcW w:w="720" w:type="dxa"/>
            <w:tcMar>
              <w:top w:w="36" w:type="dxa"/>
              <w:left w:w="85" w:type="dxa"/>
              <w:bottom w:w="36" w:type="dxa"/>
              <w:right w:w="85" w:type="dxa"/>
            </w:tcMar>
          </w:tcPr>
          <w:p w14:paraId="3B8D0281" w14:textId="77777777" w:rsidR="000510BE" w:rsidRPr="005A6390" w:rsidRDefault="00000000">
            <w:pPr>
              <w:spacing w:after="0" w:line="215" w:lineRule="auto"/>
              <w:jc w:val="center"/>
              <w:rPr>
                <w:lang w:val="en-GB"/>
              </w:rPr>
            </w:pPr>
            <w:r w:rsidRPr="005A6390">
              <w:rPr>
                <w:sz w:val="15"/>
                <w:szCs w:val="15"/>
                <w:lang w:val="en-GB"/>
              </w:rPr>
              <w:t>4.57</w:t>
            </w:r>
          </w:p>
        </w:tc>
        <w:tc>
          <w:tcPr>
            <w:tcW w:w="720" w:type="dxa"/>
            <w:tcMar>
              <w:top w:w="36" w:type="dxa"/>
              <w:left w:w="85" w:type="dxa"/>
              <w:bottom w:w="36" w:type="dxa"/>
              <w:right w:w="85" w:type="dxa"/>
            </w:tcMar>
          </w:tcPr>
          <w:p w14:paraId="2BA5DEAA" w14:textId="77777777" w:rsidR="000510BE" w:rsidRPr="005A6390" w:rsidRDefault="00000000">
            <w:pPr>
              <w:spacing w:after="0" w:line="215" w:lineRule="auto"/>
              <w:jc w:val="center"/>
              <w:rPr>
                <w:lang w:val="en-GB"/>
              </w:rPr>
            </w:pPr>
            <w:r w:rsidRPr="005A6390">
              <w:rPr>
                <w:sz w:val="15"/>
                <w:szCs w:val="15"/>
                <w:lang w:val="en-GB"/>
              </w:rPr>
              <w:t>4.80</w:t>
            </w:r>
          </w:p>
        </w:tc>
        <w:tc>
          <w:tcPr>
            <w:tcW w:w="720" w:type="dxa"/>
            <w:tcMar>
              <w:top w:w="36" w:type="dxa"/>
              <w:left w:w="85" w:type="dxa"/>
              <w:bottom w:w="36" w:type="dxa"/>
              <w:right w:w="85" w:type="dxa"/>
            </w:tcMar>
          </w:tcPr>
          <w:p w14:paraId="155BE465" w14:textId="77777777" w:rsidR="000510BE" w:rsidRPr="005A6390" w:rsidRDefault="00000000">
            <w:pPr>
              <w:spacing w:after="0" w:line="215" w:lineRule="auto"/>
              <w:jc w:val="center"/>
              <w:rPr>
                <w:lang w:val="en-GB"/>
              </w:rPr>
            </w:pPr>
            <w:r w:rsidRPr="005A6390">
              <w:rPr>
                <w:sz w:val="15"/>
                <w:szCs w:val="15"/>
                <w:lang w:val="en-GB"/>
              </w:rPr>
              <w:t>4.75</w:t>
            </w:r>
          </w:p>
        </w:tc>
        <w:tc>
          <w:tcPr>
            <w:tcW w:w="740" w:type="dxa"/>
            <w:tcMar>
              <w:top w:w="36" w:type="dxa"/>
              <w:left w:w="85" w:type="dxa"/>
              <w:bottom w:w="36" w:type="dxa"/>
              <w:right w:w="85" w:type="dxa"/>
            </w:tcMar>
          </w:tcPr>
          <w:p w14:paraId="0155B8DB" w14:textId="77777777" w:rsidR="000510BE" w:rsidRPr="005A6390" w:rsidRDefault="00000000">
            <w:pPr>
              <w:spacing w:after="0" w:line="215" w:lineRule="auto"/>
              <w:jc w:val="center"/>
              <w:rPr>
                <w:lang w:val="en-GB"/>
              </w:rPr>
            </w:pPr>
            <w:r w:rsidRPr="005A6390">
              <w:rPr>
                <w:b/>
                <w:bCs/>
                <w:sz w:val="15"/>
                <w:szCs w:val="15"/>
                <w:lang w:val="en-GB"/>
              </w:rPr>
              <w:t>+0.18</w:t>
            </w:r>
          </w:p>
        </w:tc>
        <w:tc>
          <w:tcPr>
            <w:tcW w:w="720" w:type="dxa"/>
            <w:tcMar>
              <w:top w:w="36" w:type="dxa"/>
              <w:left w:w="85" w:type="dxa"/>
              <w:bottom w:w="36" w:type="dxa"/>
              <w:right w:w="85" w:type="dxa"/>
            </w:tcMar>
          </w:tcPr>
          <w:p w14:paraId="50A16BF2" w14:textId="77777777" w:rsidR="000510BE" w:rsidRPr="005A6390" w:rsidRDefault="00000000">
            <w:pPr>
              <w:spacing w:after="0" w:line="215" w:lineRule="auto"/>
              <w:jc w:val="center"/>
              <w:rPr>
                <w:lang w:val="en-GB"/>
              </w:rPr>
            </w:pPr>
            <w:r w:rsidRPr="005A6390">
              <w:rPr>
                <w:sz w:val="15"/>
                <w:szCs w:val="15"/>
                <w:lang w:val="en-GB"/>
              </w:rPr>
              <w:t>4.50</w:t>
            </w:r>
          </w:p>
        </w:tc>
        <w:tc>
          <w:tcPr>
            <w:tcW w:w="720" w:type="dxa"/>
            <w:tcMar>
              <w:top w:w="36" w:type="dxa"/>
              <w:left w:w="85" w:type="dxa"/>
              <w:bottom w:w="36" w:type="dxa"/>
              <w:right w:w="85" w:type="dxa"/>
            </w:tcMar>
          </w:tcPr>
          <w:p w14:paraId="5BB6FA35" w14:textId="77777777" w:rsidR="000510BE" w:rsidRPr="005A6390" w:rsidRDefault="00000000">
            <w:pPr>
              <w:spacing w:after="0" w:line="215" w:lineRule="auto"/>
              <w:jc w:val="center"/>
              <w:rPr>
                <w:lang w:val="en-GB"/>
              </w:rPr>
            </w:pPr>
            <w:r w:rsidRPr="005A6390">
              <w:rPr>
                <w:sz w:val="15"/>
                <w:szCs w:val="15"/>
                <w:lang w:val="en-GB"/>
              </w:rPr>
              <w:t>5.00</w:t>
            </w:r>
          </w:p>
        </w:tc>
        <w:tc>
          <w:tcPr>
            <w:tcW w:w="720" w:type="dxa"/>
            <w:tcMar>
              <w:top w:w="36" w:type="dxa"/>
              <w:left w:w="85" w:type="dxa"/>
              <w:bottom w:w="36" w:type="dxa"/>
              <w:right w:w="85" w:type="dxa"/>
            </w:tcMar>
          </w:tcPr>
          <w:p w14:paraId="15A999A6" w14:textId="77777777" w:rsidR="000510BE" w:rsidRPr="005A6390" w:rsidRDefault="00000000">
            <w:pPr>
              <w:spacing w:after="0" w:line="215" w:lineRule="auto"/>
              <w:jc w:val="center"/>
              <w:rPr>
                <w:lang w:val="en-GB"/>
              </w:rPr>
            </w:pPr>
            <w:r w:rsidRPr="005A6390">
              <w:rPr>
                <w:sz w:val="15"/>
                <w:szCs w:val="15"/>
                <w:lang w:val="en-GB"/>
              </w:rPr>
              <w:t>4.40</w:t>
            </w:r>
          </w:p>
        </w:tc>
        <w:tc>
          <w:tcPr>
            <w:tcW w:w="740" w:type="dxa"/>
            <w:tcMar>
              <w:top w:w="36" w:type="dxa"/>
              <w:left w:w="85" w:type="dxa"/>
              <w:bottom w:w="36" w:type="dxa"/>
              <w:right w:w="85" w:type="dxa"/>
            </w:tcMar>
          </w:tcPr>
          <w:p w14:paraId="26783957" w14:textId="77777777" w:rsidR="000510BE" w:rsidRPr="005A6390" w:rsidRDefault="00000000">
            <w:pPr>
              <w:spacing w:after="0" w:line="215" w:lineRule="auto"/>
              <w:jc w:val="center"/>
              <w:rPr>
                <w:lang w:val="en-GB"/>
              </w:rPr>
            </w:pPr>
            <w:r w:rsidRPr="005A6390">
              <w:rPr>
                <w:b/>
                <w:bCs/>
                <w:sz w:val="15"/>
                <w:szCs w:val="15"/>
                <w:lang w:val="en-GB"/>
              </w:rPr>
              <w:t>−0.10</w:t>
            </w:r>
          </w:p>
        </w:tc>
        <w:tc>
          <w:tcPr>
            <w:tcW w:w="800" w:type="dxa"/>
            <w:tcMar>
              <w:top w:w="36" w:type="dxa"/>
              <w:left w:w="85" w:type="dxa"/>
              <w:bottom w:w="36" w:type="dxa"/>
              <w:right w:w="85" w:type="dxa"/>
            </w:tcMar>
          </w:tcPr>
          <w:p w14:paraId="6D3C95BF" w14:textId="77777777" w:rsidR="000510BE" w:rsidRPr="005A6390" w:rsidRDefault="00000000">
            <w:pPr>
              <w:spacing w:after="0" w:line="215" w:lineRule="auto"/>
              <w:jc w:val="center"/>
              <w:rPr>
                <w:lang w:val="en-GB"/>
              </w:rPr>
            </w:pPr>
            <w:r w:rsidRPr="005A6390">
              <w:rPr>
                <w:sz w:val="15"/>
                <w:szCs w:val="15"/>
                <w:lang w:val="en-GB"/>
              </w:rPr>
              <w:t>0.68</w:t>
            </w:r>
          </w:p>
        </w:tc>
      </w:tr>
      <w:tr w:rsidR="000510BE" w:rsidRPr="005A6390" w14:paraId="3C78333B" w14:textId="77777777">
        <w:tc>
          <w:tcPr>
            <w:tcW w:w="3038" w:type="dxa"/>
            <w:tcMar>
              <w:top w:w="36" w:type="dxa"/>
              <w:left w:w="85" w:type="dxa"/>
              <w:bottom w:w="36" w:type="dxa"/>
              <w:right w:w="85" w:type="dxa"/>
            </w:tcMar>
          </w:tcPr>
          <w:p w14:paraId="4C1B8451"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14  My</w:t>
            </w:r>
            <w:proofErr w:type="gramEnd"/>
            <w:r w:rsidRPr="005A6390">
              <w:rPr>
                <w:sz w:val="15"/>
                <w:szCs w:val="15"/>
                <w:lang w:val="en-GB"/>
              </w:rPr>
              <w:t xml:space="preserve"> manager responds to my individual needs (BP07)</w:t>
            </w:r>
          </w:p>
        </w:tc>
        <w:tc>
          <w:tcPr>
            <w:tcW w:w="720" w:type="dxa"/>
            <w:tcMar>
              <w:top w:w="36" w:type="dxa"/>
              <w:left w:w="85" w:type="dxa"/>
              <w:bottom w:w="36" w:type="dxa"/>
              <w:right w:w="85" w:type="dxa"/>
            </w:tcMar>
          </w:tcPr>
          <w:p w14:paraId="56AFFE87" w14:textId="77777777" w:rsidR="000510BE" w:rsidRPr="005A6390" w:rsidRDefault="00000000">
            <w:pPr>
              <w:spacing w:after="0" w:line="215" w:lineRule="auto"/>
              <w:jc w:val="center"/>
              <w:rPr>
                <w:lang w:val="en-GB"/>
              </w:rPr>
            </w:pPr>
            <w:r w:rsidRPr="005A6390">
              <w:rPr>
                <w:sz w:val="15"/>
                <w:szCs w:val="15"/>
                <w:lang w:val="en-GB"/>
              </w:rPr>
              <w:t>4.86</w:t>
            </w:r>
          </w:p>
        </w:tc>
        <w:tc>
          <w:tcPr>
            <w:tcW w:w="720" w:type="dxa"/>
            <w:tcMar>
              <w:top w:w="36" w:type="dxa"/>
              <w:left w:w="85" w:type="dxa"/>
              <w:bottom w:w="36" w:type="dxa"/>
              <w:right w:w="85" w:type="dxa"/>
            </w:tcMar>
          </w:tcPr>
          <w:p w14:paraId="38C4587C" w14:textId="77777777" w:rsidR="000510BE" w:rsidRPr="005A6390" w:rsidRDefault="00000000">
            <w:pPr>
              <w:spacing w:after="0" w:line="215" w:lineRule="auto"/>
              <w:jc w:val="center"/>
              <w:rPr>
                <w:lang w:val="en-GB"/>
              </w:rPr>
            </w:pPr>
            <w:r w:rsidRPr="005A6390">
              <w:rPr>
                <w:sz w:val="15"/>
                <w:szCs w:val="15"/>
                <w:lang w:val="en-GB"/>
              </w:rPr>
              <w:t>4.80</w:t>
            </w:r>
          </w:p>
        </w:tc>
        <w:tc>
          <w:tcPr>
            <w:tcW w:w="720" w:type="dxa"/>
            <w:tcMar>
              <w:top w:w="36" w:type="dxa"/>
              <w:left w:w="85" w:type="dxa"/>
              <w:bottom w:w="36" w:type="dxa"/>
              <w:right w:w="85" w:type="dxa"/>
            </w:tcMar>
          </w:tcPr>
          <w:p w14:paraId="5F8365E9" w14:textId="77777777" w:rsidR="000510BE" w:rsidRPr="005A6390" w:rsidRDefault="00000000">
            <w:pPr>
              <w:spacing w:after="0" w:line="215" w:lineRule="auto"/>
              <w:jc w:val="center"/>
              <w:rPr>
                <w:lang w:val="en-GB"/>
              </w:rPr>
            </w:pPr>
            <w:r w:rsidRPr="005A6390">
              <w:rPr>
                <w:sz w:val="15"/>
                <w:szCs w:val="15"/>
                <w:lang w:val="en-GB"/>
              </w:rPr>
              <w:t>5.00</w:t>
            </w:r>
          </w:p>
        </w:tc>
        <w:tc>
          <w:tcPr>
            <w:tcW w:w="740" w:type="dxa"/>
            <w:tcMar>
              <w:top w:w="36" w:type="dxa"/>
              <w:left w:w="85" w:type="dxa"/>
              <w:bottom w:w="36" w:type="dxa"/>
              <w:right w:w="85" w:type="dxa"/>
            </w:tcMar>
          </w:tcPr>
          <w:p w14:paraId="4EE985D1" w14:textId="77777777" w:rsidR="000510BE" w:rsidRPr="005A6390" w:rsidRDefault="00000000">
            <w:pPr>
              <w:spacing w:after="0" w:line="215" w:lineRule="auto"/>
              <w:jc w:val="center"/>
              <w:rPr>
                <w:lang w:val="en-GB"/>
              </w:rPr>
            </w:pPr>
            <w:r w:rsidRPr="005A6390">
              <w:rPr>
                <w:b/>
                <w:bCs/>
                <w:sz w:val="15"/>
                <w:szCs w:val="15"/>
                <w:lang w:val="en-GB"/>
              </w:rPr>
              <w:t>+0.14</w:t>
            </w:r>
          </w:p>
        </w:tc>
        <w:tc>
          <w:tcPr>
            <w:tcW w:w="720" w:type="dxa"/>
            <w:tcMar>
              <w:top w:w="36" w:type="dxa"/>
              <w:left w:w="85" w:type="dxa"/>
              <w:bottom w:w="36" w:type="dxa"/>
              <w:right w:w="85" w:type="dxa"/>
            </w:tcMar>
          </w:tcPr>
          <w:p w14:paraId="6FBF8B86" w14:textId="77777777" w:rsidR="000510BE" w:rsidRPr="005A6390" w:rsidRDefault="00000000">
            <w:pPr>
              <w:spacing w:after="0" w:line="215" w:lineRule="auto"/>
              <w:jc w:val="center"/>
              <w:rPr>
                <w:lang w:val="en-GB"/>
              </w:rPr>
            </w:pPr>
            <w:r w:rsidRPr="005A6390">
              <w:rPr>
                <w:sz w:val="15"/>
                <w:szCs w:val="15"/>
                <w:lang w:val="en-GB"/>
              </w:rPr>
              <w:t>4.75</w:t>
            </w:r>
          </w:p>
        </w:tc>
        <w:tc>
          <w:tcPr>
            <w:tcW w:w="720" w:type="dxa"/>
            <w:tcMar>
              <w:top w:w="36" w:type="dxa"/>
              <w:left w:w="85" w:type="dxa"/>
              <w:bottom w:w="36" w:type="dxa"/>
              <w:right w:w="85" w:type="dxa"/>
            </w:tcMar>
          </w:tcPr>
          <w:p w14:paraId="22588366" w14:textId="77777777" w:rsidR="000510BE" w:rsidRPr="005A6390" w:rsidRDefault="00000000">
            <w:pPr>
              <w:spacing w:after="0" w:line="215" w:lineRule="auto"/>
              <w:jc w:val="center"/>
              <w:rPr>
                <w:lang w:val="en-GB"/>
              </w:rPr>
            </w:pPr>
            <w:r w:rsidRPr="005A6390">
              <w:rPr>
                <w:sz w:val="15"/>
                <w:szCs w:val="15"/>
                <w:lang w:val="en-GB"/>
              </w:rPr>
              <w:t>5.00</w:t>
            </w:r>
          </w:p>
        </w:tc>
        <w:tc>
          <w:tcPr>
            <w:tcW w:w="720" w:type="dxa"/>
            <w:tcMar>
              <w:top w:w="36" w:type="dxa"/>
              <w:left w:w="85" w:type="dxa"/>
              <w:bottom w:w="36" w:type="dxa"/>
              <w:right w:w="85" w:type="dxa"/>
            </w:tcMar>
          </w:tcPr>
          <w:p w14:paraId="38B5B34D" w14:textId="77777777" w:rsidR="000510BE" w:rsidRPr="005A6390" w:rsidRDefault="00000000">
            <w:pPr>
              <w:spacing w:after="0" w:line="215" w:lineRule="auto"/>
              <w:jc w:val="center"/>
              <w:rPr>
                <w:lang w:val="en-GB"/>
              </w:rPr>
            </w:pPr>
            <w:r w:rsidRPr="005A6390">
              <w:rPr>
                <w:sz w:val="15"/>
                <w:szCs w:val="15"/>
                <w:lang w:val="en-GB"/>
              </w:rPr>
              <w:t>4.80</w:t>
            </w:r>
          </w:p>
        </w:tc>
        <w:tc>
          <w:tcPr>
            <w:tcW w:w="740" w:type="dxa"/>
            <w:tcMar>
              <w:top w:w="36" w:type="dxa"/>
              <w:left w:w="85" w:type="dxa"/>
              <w:bottom w:w="36" w:type="dxa"/>
              <w:right w:w="85" w:type="dxa"/>
            </w:tcMar>
          </w:tcPr>
          <w:p w14:paraId="2DAC633F" w14:textId="77777777" w:rsidR="000510BE" w:rsidRPr="005A6390" w:rsidRDefault="00000000">
            <w:pPr>
              <w:spacing w:after="0" w:line="215" w:lineRule="auto"/>
              <w:jc w:val="center"/>
              <w:rPr>
                <w:lang w:val="en-GB"/>
              </w:rPr>
            </w:pPr>
            <w:r w:rsidRPr="005A6390">
              <w:rPr>
                <w:b/>
                <w:bCs/>
                <w:sz w:val="15"/>
                <w:szCs w:val="15"/>
                <w:lang w:val="en-GB"/>
              </w:rPr>
              <w:t>+0.05</w:t>
            </w:r>
          </w:p>
        </w:tc>
        <w:tc>
          <w:tcPr>
            <w:tcW w:w="800" w:type="dxa"/>
            <w:tcMar>
              <w:top w:w="36" w:type="dxa"/>
              <w:left w:w="85" w:type="dxa"/>
              <w:bottom w:w="36" w:type="dxa"/>
              <w:right w:w="85" w:type="dxa"/>
            </w:tcMar>
          </w:tcPr>
          <w:p w14:paraId="49682C4C" w14:textId="77777777" w:rsidR="000510BE" w:rsidRPr="005A6390" w:rsidRDefault="00000000">
            <w:pPr>
              <w:spacing w:after="0" w:line="215" w:lineRule="auto"/>
              <w:jc w:val="center"/>
              <w:rPr>
                <w:lang w:val="en-GB"/>
              </w:rPr>
            </w:pPr>
            <w:r w:rsidRPr="005A6390">
              <w:rPr>
                <w:sz w:val="15"/>
                <w:szCs w:val="15"/>
                <w:lang w:val="en-GB"/>
              </w:rPr>
              <w:t>0.92</w:t>
            </w:r>
          </w:p>
        </w:tc>
      </w:tr>
      <w:tr w:rsidR="000510BE" w:rsidRPr="005A6390" w14:paraId="18B70990" w14:textId="77777777">
        <w:tc>
          <w:tcPr>
            <w:tcW w:w="3038" w:type="dxa"/>
            <w:tcMar>
              <w:top w:w="36" w:type="dxa"/>
              <w:left w:w="85" w:type="dxa"/>
              <w:bottom w:w="36" w:type="dxa"/>
              <w:right w:w="85" w:type="dxa"/>
            </w:tcMar>
          </w:tcPr>
          <w:p w14:paraId="6A522D2E"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15  I</w:t>
            </w:r>
            <w:proofErr w:type="gramEnd"/>
            <w:r w:rsidRPr="005A6390">
              <w:rPr>
                <w:sz w:val="15"/>
                <w:szCs w:val="15"/>
                <w:lang w:val="en-GB"/>
              </w:rPr>
              <w:t xml:space="preserve"> feel empowered to take responsibility (BP08)</w:t>
            </w:r>
          </w:p>
        </w:tc>
        <w:tc>
          <w:tcPr>
            <w:tcW w:w="720" w:type="dxa"/>
            <w:tcMar>
              <w:top w:w="36" w:type="dxa"/>
              <w:left w:w="85" w:type="dxa"/>
              <w:bottom w:w="36" w:type="dxa"/>
              <w:right w:w="85" w:type="dxa"/>
            </w:tcMar>
          </w:tcPr>
          <w:p w14:paraId="6D9C3A3D" w14:textId="77777777" w:rsidR="000510BE" w:rsidRPr="005A6390" w:rsidRDefault="00000000">
            <w:pPr>
              <w:spacing w:after="0" w:line="215" w:lineRule="auto"/>
              <w:jc w:val="center"/>
              <w:rPr>
                <w:lang w:val="en-GB"/>
              </w:rPr>
            </w:pPr>
            <w:r w:rsidRPr="005A6390">
              <w:rPr>
                <w:sz w:val="15"/>
                <w:szCs w:val="15"/>
                <w:lang w:val="en-GB"/>
              </w:rPr>
              <w:t>4.57</w:t>
            </w:r>
          </w:p>
        </w:tc>
        <w:tc>
          <w:tcPr>
            <w:tcW w:w="720" w:type="dxa"/>
            <w:tcMar>
              <w:top w:w="36" w:type="dxa"/>
              <w:left w:w="85" w:type="dxa"/>
              <w:bottom w:w="36" w:type="dxa"/>
              <w:right w:w="85" w:type="dxa"/>
            </w:tcMar>
          </w:tcPr>
          <w:p w14:paraId="1D733205" w14:textId="77777777" w:rsidR="000510BE" w:rsidRPr="005A6390" w:rsidRDefault="00000000">
            <w:pPr>
              <w:spacing w:after="0" w:line="215" w:lineRule="auto"/>
              <w:jc w:val="center"/>
              <w:rPr>
                <w:lang w:val="en-GB"/>
              </w:rPr>
            </w:pPr>
            <w:r w:rsidRPr="005A6390">
              <w:rPr>
                <w:sz w:val="15"/>
                <w:szCs w:val="15"/>
                <w:lang w:val="en-GB"/>
              </w:rPr>
              <w:t>5.00</w:t>
            </w:r>
          </w:p>
        </w:tc>
        <w:tc>
          <w:tcPr>
            <w:tcW w:w="720" w:type="dxa"/>
            <w:tcMar>
              <w:top w:w="36" w:type="dxa"/>
              <w:left w:w="85" w:type="dxa"/>
              <w:bottom w:w="36" w:type="dxa"/>
              <w:right w:w="85" w:type="dxa"/>
            </w:tcMar>
          </w:tcPr>
          <w:p w14:paraId="6752A708" w14:textId="77777777" w:rsidR="000510BE" w:rsidRPr="005A6390" w:rsidRDefault="00000000">
            <w:pPr>
              <w:spacing w:after="0" w:line="215" w:lineRule="auto"/>
              <w:jc w:val="center"/>
              <w:rPr>
                <w:lang w:val="en-GB"/>
              </w:rPr>
            </w:pPr>
            <w:r w:rsidRPr="005A6390">
              <w:rPr>
                <w:sz w:val="15"/>
                <w:szCs w:val="15"/>
                <w:lang w:val="en-GB"/>
              </w:rPr>
              <w:t>5.00</w:t>
            </w:r>
          </w:p>
        </w:tc>
        <w:tc>
          <w:tcPr>
            <w:tcW w:w="740" w:type="dxa"/>
            <w:tcMar>
              <w:top w:w="36" w:type="dxa"/>
              <w:left w:w="85" w:type="dxa"/>
              <w:bottom w:w="36" w:type="dxa"/>
              <w:right w:w="85" w:type="dxa"/>
            </w:tcMar>
          </w:tcPr>
          <w:p w14:paraId="68DEC71A" w14:textId="77777777" w:rsidR="000510BE" w:rsidRPr="005A6390" w:rsidRDefault="00000000">
            <w:pPr>
              <w:spacing w:after="0" w:line="215" w:lineRule="auto"/>
              <w:jc w:val="center"/>
              <w:rPr>
                <w:lang w:val="en-GB"/>
              </w:rPr>
            </w:pPr>
            <w:r w:rsidRPr="005A6390">
              <w:rPr>
                <w:b/>
                <w:bCs/>
                <w:sz w:val="15"/>
                <w:szCs w:val="15"/>
                <w:lang w:val="en-GB"/>
              </w:rPr>
              <w:t>+0.43</w:t>
            </w:r>
          </w:p>
        </w:tc>
        <w:tc>
          <w:tcPr>
            <w:tcW w:w="720" w:type="dxa"/>
            <w:tcMar>
              <w:top w:w="36" w:type="dxa"/>
              <w:left w:w="85" w:type="dxa"/>
              <w:bottom w:w="36" w:type="dxa"/>
              <w:right w:w="85" w:type="dxa"/>
            </w:tcMar>
          </w:tcPr>
          <w:p w14:paraId="4589318C" w14:textId="77777777" w:rsidR="000510BE" w:rsidRPr="005A6390" w:rsidRDefault="00000000">
            <w:pPr>
              <w:spacing w:after="0" w:line="215" w:lineRule="auto"/>
              <w:jc w:val="center"/>
              <w:rPr>
                <w:lang w:val="en-GB"/>
              </w:rPr>
            </w:pPr>
            <w:r w:rsidRPr="005A6390">
              <w:rPr>
                <w:sz w:val="15"/>
                <w:szCs w:val="15"/>
                <w:lang w:val="en-GB"/>
              </w:rPr>
              <w:t>4.75</w:t>
            </w:r>
          </w:p>
        </w:tc>
        <w:tc>
          <w:tcPr>
            <w:tcW w:w="720" w:type="dxa"/>
            <w:tcMar>
              <w:top w:w="36" w:type="dxa"/>
              <w:left w:w="85" w:type="dxa"/>
              <w:bottom w:w="36" w:type="dxa"/>
              <w:right w:w="85" w:type="dxa"/>
            </w:tcMar>
          </w:tcPr>
          <w:p w14:paraId="3B3EA06D" w14:textId="77777777" w:rsidR="000510BE" w:rsidRPr="005A6390" w:rsidRDefault="00000000">
            <w:pPr>
              <w:spacing w:after="0" w:line="215" w:lineRule="auto"/>
              <w:jc w:val="center"/>
              <w:rPr>
                <w:lang w:val="en-GB"/>
              </w:rPr>
            </w:pPr>
            <w:r w:rsidRPr="005A6390">
              <w:rPr>
                <w:sz w:val="15"/>
                <w:szCs w:val="15"/>
                <w:lang w:val="en-GB"/>
              </w:rPr>
              <w:t>4.75</w:t>
            </w:r>
          </w:p>
        </w:tc>
        <w:tc>
          <w:tcPr>
            <w:tcW w:w="720" w:type="dxa"/>
            <w:tcMar>
              <w:top w:w="36" w:type="dxa"/>
              <w:left w:w="85" w:type="dxa"/>
              <w:bottom w:w="36" w:type="dxa"/>
              <w:right w:w="85" w:type="dxa"/>
            </w:tcMar>
          </w:tcPr>
          <w:p w14:paraId="6C9D43E5" w14:textId="77777777" w:rsidR="000510BE" w:rsidRPr="005A6390" w:rsidRDefault="00000000">
            <w:pPr>
              <w:spacing w:after="0" w:line="215" w:lineRule="auto"/>
              <w:jc w:val="center"/>
              <w:rPr>
                <w:lang w:val="en-GB"/>
              </w:rPr>
            </w:pPr>
            <w:r w:rsidRPr="005A6390">
              <w:rPr>
                <w:sz w:val="15"/>
                <w:szCs w:val="15"/>
                <w:lang w:val="en-GB"/>
              </w:rPr>
              <w:t>4.60</w:t>
            </w:r>
          </w:p>
        </w:tc>
        <w:tc>
          <w:tcPr>
            <w:tcW w:w="740" w:type="dxa"/>
            <w:tcMar>
              <w:top w:w="36" w:type="dxa"/>
              <w:left w:w="85" w:type="dxa"/>
              <w:bottom w:w="36" w:type="dxa"/>
              <w:right w:w="85" w:type="dxa"/>
            </w:tcMar>
          </w:tcPr>
          <w:p w14:paraId="6842A146" w14:textId="77777777" w:rsidR="000510BE" w:rsidRPr="005A6390" w:rsidRDefault="00000000">
            <w:pPr>
              <w:spacing w:after="0" w:line="215" w:lineRule="auto"/>
              <w:jc w:val="center"/>
              <w:rPr>
                <w:lang w:val="en-GB"/>
              </w:rPr>
            </w:pPr>
            <w:r w:rsidRPr="005A6390">
              <w:rPr>
                <w:b/>
                <w:bCs/>
                <w:sz w:val="15"/>
                <w:szCs w:val="15"/>
                <w:lang w:val="en-GB"/>
              </w:rPr>
              <w:t>−0.15</w:t>
            </w:r>
          </w:p>
        </w:tc>
        <w:tc>
          <w:tcPr>
            <w:tcW w:w="800" w:type="dxa"/>
            <w:tcMar>
              <w:top w:w="36" w:type="dxa"/>
              <w:left w:w="85" w:type="dxa"/>
              <w:bottom w:w="36" w:type="dxa"/>
              <w:right w:w="85" w:type="dxa"/>
            </w:tcMar>
          </w:tcPr>
          <w:p w14:paraId="5F31E8A6" w14:textId="77777777" w:rsidR="000510BE" w:rsidRPr="005A6390" w:rsidRDefault="00000000">
            <w:pPr>
              <w:spacing w:after="0" w:line="215" w:lineRule="auto"/>
              <w:jc w:val="center"/>
              <w:rPr>
                <w:lang w:val="en-GB"/>
              </w:rPr>
            </w:pPr>
            <w:r w:rsidRPr="005A6390">
              <w:rPr>
                <w:sz w:val="15"/>
                <w:szCs w:val="15"/>
                <w:lang w:val="en-GB"/>
              </w:rPr>
              <w:t>0.43</w:t>
            </w:r>
          </w:p>
        </w:tc>
      </w:tr>
      <w:tr w:rsidR="000510BE" w:rsidRPr="005A6390" w14:paraId="5FAA144F" w14:textId="77777777">
        <w:tc>
          <w:tcPr>
            <w:tcW w:w="3038" w:type="dxa"/>
            <w:tcMar>
              <w:top w:w="36" w:type="dxa"/>
              <w:left w:w="85" w:type="dxa"/>
              <w:bottom w:w="36" w:type="dxa"/>
              <w:right w:w="85" w:type="dxa"/>
            </w:tcMar>
          </w:tcPr>
          <w:p w14:paraId="40F6AA4F"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16  Our</w:t>
            </w:r>
            <w:proofErr w:type="gramEnd"/>
            <w:r w:rsidRPr="005A6390">
              <w:rPr>
                <w:sz w:val="15"/>
                <w:szCs w:val="15"/>
                <w:lang w:val="en-GB"/>
              </w:rPr>
              <w:t xml:space="preserve"> team goals are clear to me (BP09)</w:t>
            </w:r>
          </w:p>
        </w:tc>
        <w:tc>
          <w:tcPr>
            <w:tcW w:w="720" w:type="dxa"/>
            <w:tcMar>
              <w:top w:w="36" w:type="dxa"/>
              <w:left w:w="85" w:type="dxa"/>
              <w:bottom w:w="36" w:type="dxa"/>
              <w:right w:w="85" w:type="dxa"/>
            </w:tcMar>
          </w:tcPr>
          <w:p w14:paraId="51F08019" w14:textId="77777777" w:rsidR="000510BE" w:rsidRPr="005A6390" w:rsidRDefault="00000000">
            <w:pPr>
              <w:spacing w:after="0" w:line="215" w:lineRule="auto"/>
              <w:jc w:val="center"/>
              <w:rPr>
                <w:lang w:val="en-GB"/>
              </w:rPr>
            </w:pPr>
            <w:r w:rsidRPr="005A6390">
              <w:rPr>
                <w:sz w:val="15"/>
                <w:szCs w:val="15"/>
                <w:lang w:val="en-GB"/>
              </w:rPr>
              <w:t>4.71</w:t>
            </w:r>
          </w:p>
        </w:tc>
        <w:tc>
          <w:tcPr>
            <w:tcW w:w="720" w:type="dxa"/>
            <w:tcMar>
              <w:top w:w="36" w:type="dxa"/>
              <w:left w:w="85" w:type="dxa"/>
              <w:bottom w:w="36" w:type="dxa"/>
              <w:right w:w="85" w:type="dxa"/>
            </w:tcMar>
          </w:tcPr>
          <w:p w14:paraId="126F3266" w14:textId="77777777" w:rsidR="000510BE" w:rsidRPr="005A6390" w:rsidRDefault="00000000">
            <w:pPr>
              <w:spacing w:after="0" w:line="215" w:lineRule="auto"/>
              <w:jc w:val="center"/>
              <w:rPr>
                <w:lang w:val="en-GB"/>
              </w:rPr>
            </w:pPr>
            <w:r w:rsidRPr="005A6390">
              <w:rPr>
                <w:sz w:val="15"/>
                <w:szCs w:val="15"/>
                <w:lang w:val="en-GB"/>
              </w:rPr>
              <w:t>4.80</w:t>
            </w:r>
          </w:p>
        </w:tc>
        <w:tc>
          <w:tcPr>
            <w:tcW w:w="720" w:type="dxa"/>
            <w:tcMar>
              <w:top w:w="36" w:type="dxa"/>
              <w:left w:w="85" w:type="dxa"/>
              <w:bottom w:w="36" w:type="dxa"/>
              <w:right w:w="85" w:type="dxa"/>
            </w:tcMar>
          </w:tcPr>
          <w:p w14:paraId="4EED3B6F" w14:textId="77777777" w:rsidR="000510BE" w:rsidRPr="005A6390" w:rsidRDefault="00000000">
            <w:pPr>
              <w:spacing w:after="0" w:line="215" w:lineRule="auto"/>
              <w:jc w:val="center"/>
              <w:rPr>
                <w:lang w:val="en-GB"/>
              </w:rPr>
            </w:pPr>
            <w:r w:rsidRPr="005A6390">
              <w:rPr>
                <w:sz w:val="15"/>
                <w:szCs w:val="15"/>
                <w:lang w:val="en-GB"/>
              </w:rPr>
              <w:t>5.00</w:t>
            </w:r>
          </w:p>
        </w:tc>
        <w:tc>
          <w:tcPr>
            <w:tcW w:w="740" w:type="dxa"/>
            <w:tcMar>
              <w:top w:w="36" w:type="dxa"/>
              <w:left w:w="85" w:type="dxa"/>
              <w:bottom w:w="36" w:type="dxa"/>
              <w:right w:w="85" w:type="dxa"/>
            </w:tcMar>
          </w:tcPr>
          <w:p w14:paraId="7E0DFCFE" w14:textId="77777777" w:rsidR="000510BE" w:rsidRPr="005A6390" w:rsidRDefault="00000000">
            <w:pPr>
              <w:spacing w:after="0" w:line="215" w:lineRule="auto"/>
              <w:jc w:val="center"/>
              <w:rPr>
                <w:lang w:val="en-GB"/>
              </w:rPr>
            </w:pPr>
            <w:r w:rsidRPr="005A6390">
              <w:rPr>
                <w:b/>
                <w:bCs/>
                <w:sz w:val="15"/>
                <w:szCs w:val="15"/>
                <w:lang w:val="en-GB"/>
              </w:rPr>
              <w:t>+0.29</w:t>
            </w:r>
          </w:p>
        </w:tc>
        <w:tc>
          <w:tcPr>
            <w:tcW w:w="720" w:type="dxa"/>
            <w:tcMar>
              <w:top w:w="36" w:type="dxa"/>
              <w:left w:w="85" w:type="dxa"/>
              <w:bottom w:w="36" w:type="dxa"/>
              <w:right w:w="85" w:type="dxa"/>
            </w:tcMar>
          </w:tcPr>
          <w:p w14:paraId="79AF9D26" w14:textId="77777777" w:rsidR="000510BE" w:rsidRPr="005A6390" w:rsidRDefault="00000000">
            <w:pPr>
              <w:spacing w:after="0" w:line="215" w:lineRule="auto"/>
              <w:jc w:val="center"/>
              <w:rPr>
                <w:lang w:val="en-GB"/>
              </w:rPr>
            </w:pPr>
            <w:r w:rsidRPr="005A6390">
              <w:rPr>
                <w:sz w:val="15"/>
                <w:szCs w:val="15"/>
                <w:lang w:val="en-GB"/>
              </w:rPr>
              <w:t>4.13</w:t>
            </w:r>
          </w:p>
        </w:tc>
        <w:tc>
          <w:tcPr>
            <w:tcW w:w="720" w:type="dxa"/>
            <w:tcMar>
              <w:top w:w="36" w:type="dxa"/>
              <w:left w:w="85" w:type="dxa"/>
              <w:bottom w:w="36" w:type="dxa"/>
              <w:right w:w="85" w:type="dxa"/>
            </w:tcMar>
          </w:tcPr>
          <w:p w14:paraId="612CA4D4" w14:textId="77777777" w:rsidR="000510BE" w:rsidRPr="005A6390" w:rsidRDefault="00000000">
            <w:pPr>
              <w:spacing w:after="0" w:line="215" w:lineRule="auto"/>
              <w:jc w:val="center"/>
              <w:rPr>
                <w:lang w:val="en-GB"/>
              </w:rPr>
            </w:pPr>
            <w:r w:rsidRPr="005A6390">
              <w:rPr>
                <w:sz w:val="15"/>
                <w:szCs w:val="15"/>
                <w:lang w:val="en-GB"/>
              </w:rPr>
              <w:t>4.25</w:t>
            </w:r>
          </w:p>
        </w:tc>
        <w:tc>
          <w:tcPr>
            <w:tcW w:w="720" w:type="dxa"/>
            <w:tcMar>
              <w:top w:w="36" w:type="dxa"/>
              <w:left w:w="85" w:type="dxa"/>
              <w:bottom w:w="36" w:type="dxa"/>
              <w:right w:w="85" w:type="dxa"/>
            </w:tcMar>
          </w:tcPr>
          <w:p w14:paraId="08BC33C2" w14:textId="77777777" w:rsidR="000510BE" w:rsidRPr="005A6390" w:rsidRDefault="00000000">
            <w:pPr>
              <w:spacing w:after="0" w:line="215" w:lineRule="auto"/>
              <w:jc w:val="center"/>
              <w:rPr>
                <w:lang w:val="en-GB"/>
              </w:rPr>
            </w:pPr>
            <w:r w:rsidRPr="005A6390">
              <w:rPr>
                <w:sz w:val="15"/>
                <w:szCs w:val="15"/>
                <w:lang w:val="en-GB"/>
              </w:rPr>
              <w:t>4.40</w:t>
            </w:r>
          </w:p>
        </w:tc>
        <w:tc>
          <w:tcPr>
            <w:tcW w:w="740" w:type="dxa"/>
            <w:tcMar>
              <w:top w:w="36" w:type="dxa"/>
              <w:left w:w="85" w:type="dxa"/>
              <w:bottom w:w="36" w:type="dxa"/>
              <w:right w:w="85" w:type="dxa"/>
            </w:tcMar>
          </w:tcPr>
          <w:p w14:paraId="371A4BAE" w14:textId="77777777" w:rsidR="000510BE" w:rsidRPr="005A6390" w:rsidRDefault="00000000">
            <w:pPr>
              <w:spacing w:after="0" w:line="215" w:lineRule="auto"/>
              <w:jc w:val="center"/>
              <w:rPr>
                <w:lang w:val="en-GB"/>
              </w:rPr>
            </w:pPr>
            <w:r w:rsidRPr="005A6390">
              <w:rPr>
                <w:b/>
                <w:bCs/>
                <w:sz w:val="15"/>
                <w:szCs w:val="15"/>
                <w:lang w:val="en-GB"/>
              </w:rPr>
              <w:t>+0.28</w:t>
            </w:r>
          </w:p>
        </w:tc>
        <w:tc>
          <w:tcPr>
            <w:tcW w:w="800" w:type="dxa"/>
            <w:tcMar>
              <w:top w:w="36" w:type="dxa"/>
              <w:left w:w="85" w:type="dxa"/>
              <w:bottom w:w="36" w:type="dxa"/>
              <w:right w:w="85" w:type="dxa"/>
            </w:tcMar>
          </w:tcPr>
          <w:p w14:paraId="06D62084" w14:textId="77777777" w:rsidR="000510BE" w:rsidRPr="005A6390" w:rsidRDefault="00000000">
            <w:pPr>
              <w:spacing w:after="0" w:line="215" w:lineRule="auto"/>
              <w:jc w:val="center"/>
              <w:rPr>
                <w:lang w:val="en-GB"/>
              </w:rPr>
            </w:pPr>
            <w:r w:rsidRPr="005A6390">
              <w:rPr>
                <w:sz w:val="15"/>
                <w:szCs w:val="15"/>
                <w:lang w:val="en-GB"/>
              </w:rPr>
              <w:t>0.50</w:t>
            </w:r>
          </w:p>
        </w:tc>
      </w:tr>
      <w:tr w:rsidR="000510BE" w:rsidRPr="005A6390" w14:paraId="44F27750" w14:textId="77777777">
        <w:tc>
          <w:tcPr>
            <w:tcW w:w="3038" w:type="dxa"/>
            <w:tcMar>
              <w:top w:w="36" w:type="dxa"/>
              <w:left w:w="85" w:type="dxa"/>
              <w:bottom w:w="36" w:type="dxa"/>
              <w:right w:w="85" w:type="dxa"/>
            </w:tcMar>
          </w:tcPr>
          <w:p w14:paraId="1ADA08EC"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17  I</w:t>
            </w:r>
            <w:proofErr w:type="gramEnd"/>
            <w:r w:rsidRPr="005A6390">
              <w:rPr>
                <w:sz w:val="15"/>
                <w:szCs w:val="15"/>
                <w:lang w:val="en-GB"/>
              </w:rPr>
              <w:t xml:space="preserve"> see how my work contributes to company goals (BP09)</w:t>
            </w:r>
          </w:p>
        </w:tc>
        <w:tc>
          <w:tcPr>
            <w:tcW w:w="720" w:type="dxa"/>
            <w:tcMar>
              <w:top w:w="36" w:type="dxa"/>
              <w:left w:w="85" w:type="dxa"/>
              <w:bottom w:w="36" w:type="dxa"/>
              <w:right w:w="85" w:type="dxa"/>
            </w:tcMar>
          </w:tcPr>
          <w:p w14:paraId="399500A1" w14:textId="77777777" w:rsidR="000510BE" w:rsidRPr="005A6390" w:rsidRDefault="00000000">
            <w:pPr>
              <w:spacing w:after="0" w:line="215" w:lineRule="auto"/>
              <w:jc w:val="center"/>
              <w:rPr>
                <w:lang w:val="en-GB"/>
              </w:rPr>
            </w:pPr>
            <w:r w:rsidRPr="005A6390">
              <w:rPr>
                <w:sz w:val="15"/>
                <w:szCs w:val="15"/>
                <w:lang w:val="en-GB"/>
              </w:rPr>
              <w:t>4.43</w:t>
            </w:r>
          </w:p>
        </w:tc>
        <w:tc>
          <w:tcPr>
            <w:tcW w:w="720" w:type="dxa"/>
            <w:tcMar>
              <w:top w:w="36" w:type="dxa"/>
              <w:left w:w="85" w:type="dxa"/>
              <w:bottom w:w="36" w:type="dxa"/>
              <w:right w:w="85" w:type="dxa"/>
            </w:tcMar>
          </w:tcPr>
          <w:p w14:paraId="2445F17D" w14:textId="77777777" w:rsidR="000510BE" w:rsidRPr="005A6390" w:rsidRDefault="00000000">
            <w:pPr>
              <w:spacing w:after="0" w:line="215" w:lineRule="auto"/>
              <w:jc w:val="center"/>
              <w:rPr>
                <w:lang w:val="en-GB"/>
              </w:rPr>
            </w:pPr>
            <w:r w:rsidRPr="005A6390">
              <w:rPr>
                <w:sz w:val="15"/>
                <w:szCs w:val="15"/>
                <w:lang w:val="en-GB"/>
              </w:rPr>
              <w:t>4.80</w:t>
            </w:r>
          </w:p>
        </w:tc>
        <w:tc>
          <w:tcPr>
            <w:tcW w:w="720" w:type="dxa"/>
            <w:tcMar>
              <w:top w:w="36" w:type="dxa"/>
              <w:left w:w="85" w:type="dxa"/>
              <w:bottom w:w="36" w:type="dxa"/>
              <w:right w:w="85" w:type="dxa"/>
            </w:tcMar>
          </w:tcPr>
          <w:p w14:paraId="2A4E0973" w14:textId="77777777" w:rsidR="000510BE" w:rsidRPr="005A6390" w:rsidRDefault="00000000">
            <w:pPr>
              <w:spacing w:after="0" w:line="215" w:lineRule="auto"/>
              <w:jc w:val="center"/>
              <w:rPr>
                <w:lang w:val="en-GB"/>
              </w:rPr>
            </w:pPr>
            <w:r w:rsidRPr="005A6390">
              <w:rPr>
                <w:sz w:val="15"/>
                <w:szCs w:val="15"/>
                <w:lang w:val="en-GB"/>
              </w:rPr>
              <w:t>5.00</w:t>
            </w:r>
          </w:p>
        </w:tc>
        <w:tc>
          <w:tcPr>
            <w:tcW w:w="740" w:type="dxa"/>
            <w:tcMar>
              <w:top w:w="36" w:type="dxa"/>
              <w:left w:w="85" w:type="dxa"/>
              <w:bottom w:w="36" w:type="dxa"/>
              <w:right w:w="85" w:type="dxa"/>
            </w:tcMar>
          </w:tcPr>
          <w:p w14:paraId="0ECD4DBB" w14:textId="77777777" w:rsidR="000510BE" w:rsidRPr="005A6390" w:rsidRDefault="00000000">
            <w:pPr>
              <w:spacing w:after="0" w:line="215" w:lineRule="auto"/>
              <w:jc w:val="center"/>
              <w:rPr>
                <w:lang w:val="en-GB"/>
              </w:rPr>
            </w:pPr>
            <w:r w:rsidRPr="005A6390">
              <w:rPr>
                <w:b/>
                <w:bCs/>
                <w:sz w:val="15"/>
                <w:szCs w:val="15"/>
                <w:lang w:val="en-GB"/>
              </w:rPr>
              <w:t>+0.57</w:t>
            </w:r>
          </w:p>
        </w:tc>
        <w:tc>
          <w:tcPr>
            <w:tcW w:w="720" w:type="dxa"/>
            <w:tcMar>
              <w:top w:w="36" w:type="dxa"/>
              <w:left w:w="85" w:type="dxa"/>
              <w:bottom w:w="36" w:type="dxa"/>
              <w:right w:w="85" w:type="dxa"/>
            </w:tcMar>
          </w:tcPr>
          <w:p w14:paraId="752BC750" w14:textId="77777777" w:rsidR="000510BE" w:rsidRPr="005A6390" w:rsidRDefault="00000000">
            <w:pPr>
              <w:spacing w:after="0" w:line="215" w:lineRule="auto"/>
              <w:jc w:val="center"/>
              <w:rPr>
                <w:lang w:val="en-GB"/>
              </w:rPr>
            </w:pPr>
            <w:r w:rsidRPr="005A6390">
              <w:rPr>
                <w:sz w:val="15"/>
                <w:szCs w:val="15"/>
                <w:lang w:val="en-GB"/>
              </w:rPr>
              <w:t>4.75</w:t>
            </w:r>
          </w:p>
        </w:tc>
        <w:tc>
          <w:tcPr>
            <w:tcW w:w="720" w:type="dxa"/>
            <w:tcMar>
              <w:top w:w="36" w:type="dxa"/>
              <w:left w:w="85" w:type="dxa"/>
              <w:bottom w:w="36" w:type="dxa"/>
              <w:right w:w="85" w:type="dxa"/>
            </w:tcMar>
          </w:tcPr>
          <w:p w14:paraId="2B8A33BC" w14:textId="77777777" w:rsidR="000510BE" w:rsidRPr="005A6390" w:rsidRDefault="00000000">
            <w:pPr>
              <w:spacing w:after="0" w:line="215" w:lineRule="auto"/>
              <w:jc w:val="center"/>
              <w:rPr>
                <w:lang w:val="en-GB"/>
              </w:rPr>
            </w:pPr>
            <w:r w:rsidRPr="005A6390">
              <w:rPr>
                <w:sz w:val="15"/>
                <w:szCs w:val="15"/>
                <w:lang w:val="en-GB"/>
              </w:rPr>
              <w:t>4.25</w:t>
            </w:r>
          </w:p>
        </w:tc>
        <w:tc>
          <w:tcPr>
            <w:tcW w:w="720" w:type="dxa"/>
            <w:tcMar>
              <w:top w:w="36" w:type="dxa"/>
              <w:left w:w="85" w:type="dxa"/>
              <w:bottom w:w="36" w:type="dxa"/>
              <w:right w:w="85" w:type="dxa"/>
            </w:tcMar>
          </w:tcPr>
          <w:p w14:paraId="6FEF8DE2" w14:textId="77777777" w:rsidR="000510BE" w:rsidRPr="005A6390" w:rsidRDefault="00000000">
            <w:pPr>
              <w:spacing w:after="0" w:line="215" w:lineRule="auto"/>
              <w:jc w:val="center"/>
              <w:rPr>
                <w:lang w:val="en-GB"/>
              </w:rPr>
            </w:pPr>
            <w:r w:rsidRPr="005A6390">
              <w:rPr>
                <w:sz w:val="15"/>
                <w:szCs w:val="15"/>
                <w:lang w:val="en-GB"/>
              </w:rPr>
              <w:t>4.20</w:t>
            </w:r>
          </w:p>
        </w:tc>
        <w:tc>
          <w:tcPr>
            <w:tcW w:w="740" w:type="dxa"/>
            <w:tcMar>
              <w:top w:w="36" w:type="dxa"/>
              <w:left w:w="85" w:type="dxa"/>
              <w:bottom w:w="36" w:type="dxa"/>
              <w:right w:w="85" w:type="dxa"/>
            </w:tcMar>
          </w:tcPr>
          <w:p w14:paraId="54230818" w14:textId="77777777" w:rsidR="000510BE" w:rsidRPr="005A6390" w:rsidRDefault="00000000">
            <w:pPr>
              <w:spacing w:after="0" w:line="215" w:lineRule="auto"/>
              <w:jc w:val="center"/>
              <w:rPr>
                <w:lang w:val="en-GB"/>
              </w:rPr>
            </w:pPr>
            <w:r w:rsidRPr="005A6390">
              <w:rPr>
                <w:b/>
                <w:bCs/>
                <w:sz w:val="15"/>
                <w:szCs w:val="15"/>
                <w:lang w:val="en-GB"/>
              </w:rPr>
              <w:t>−0.55</w:t>
            </w:r>
          </w:p>
        </w:tc>
        <w:tc>
          <w:tcPr>
            <w:tcW w:w="800" w:type="dxa"/>
            <w:tcMar>
              <w:top w:w="36" w:type="dxa"/>
              <w:left w:w="85" w:type="dxa"/>
              <w:bottom w:w="36" w:type="dxa"/>
              <w:right w:w="85" w:type="dxa"/>
            </w:tcMar>
          </w:tcPr>
          <w:p w14:paraId="5EFA5742" w14:textId="77777777" w:rsidR="000510BE" w:rsidRPr="005A6390" w:rsidRDefault="00000000">
            <w:pPr>
              <w:spacing w:after="0" w:line="215" w:lineRule="auto"/>
              <w:jc w:val="center"/>
              <w:rPr>
                <w:lang w:val="en-GB"/>
              </w:rPr>
            </w:pPr>
            <w:r w:rsidRPr="005A6390">
              <w:rPr>
                <w:sz w:val="15"/>
                <w:szCs w:val="15"/>
                <w:lang w:val="en-GB"/>
              </w:rPr>
              <w:t>0.08</w:t>
            </w:r>
          </w:p>
        </w:tc>
      </w:tr>
      <w:tr w:rsidR="000510BE" w:rsidRPr="005A6390" w14:paraId="7C929CFB" w14:textId="77777777">
        <w:tc>
          <w:tcPr>
            <w:tcW w:w="3038" w:type="dxa"/>
            <w:tcMar>
              <w:top w:w="36" w:type="dxa"/>
              <w:left w:w="85" w:type="dxa"/>
              <w:bottom w:w="36" w:type="dxa"/>
              <w:right w:w="85" w:type="dxa"/>
            </w:tcMar>
          </w:tcPr>
          <w:p w14:paraId="24D806F7"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18  I</w:t>
            </w:r>
            <w:proofErr w:type="gramEnd"/>
            <w:r w:rsidRPr="005A6390">
              <w:rPr>
                <w:sz w:val="15"/>
                <w:szCs w:val="15"/>
                <w:lang w:val="en-GB"/>
              </w:rPr>
              <w:t xml:space="preserve"> feel part of the team when working from home (BP01)</w:t>
            </w:r>
          </w:p>
        </w:tc>
        <w:tc>
          <w:tcPr>
            <w:tcW w:w="720" w:type="dxa"/>
            <w:tcMar>
              <w:top w:w="36" w:type="dxa"/>
              <w:left w:w="85" w:type="dxa"/>
              <w:bottom w:w="36" w:type="dxa"/>
              <w:right w:w="85" w:type="dxa"/>
            </w:tcMar>
          </w:tcPr>
          <w:p w14:paraId="0E8FEF7A" w14:textId="77777777" w:rsidR="000510BE" w:rsidRPr="005A6390" w:rsidRDefault="00000000">
            <w:pPr>
              <w:spacing w:after="0" w:line="215" w:lineRule="auto"/>
              <w:jc w:val="center"/>
              <w:rPr>
                <w:lang w:val="en-GB"/>
              </w:rPr>
            </w:pPr>
            <w:r w:rsidRPr="005A6390">
              <w:rPr>
                <w:sz w:val="15"/>
                <w:szCs w:val="15"/>
                <w:lang w:val="en-GB"/>
              </w:rPr>
              <w:t>4.86</w:t>
            </w:r>
          </w:p>
        </w:tc>
        <w:tc>
          <w:tcPr>
            <w:tcW w:w="720" w:type="dxa"/>
            <w:tcMar>
              <w:top w:w="36" w:type="dxa"/>
              <w:left w:w="85" w:type="dxa"/>
              <w:bottom w:w="36" w:type="dxa"/>
              <w:right w:w="85" w:type="dxa"/>
            </w:tcMar>
          </w:tcPr>
          <w:p w14:paraId="42E2C235" w14:textId="77777777" w:rsidR="000510BE" w:rsidRPr="005A6390" w:rsidRDefault="00000000">
            <w:pPr>
              <w:spacing w:after="0" w:line="215" w:lineRule="auto"/>
              <w:jc w:val="center"/>
              <w:rPr>
                <w:lang w:val="en-GB"/>
              </w:rPr>
            </w:pPr>
            <w:r w:rsidRPr="005A6390">
              <w:rPr>
                <w:sz w:val="15"/>
                <w:szCs w:val="15"/>
                <w:lang w:val="en-GB"/>
              </w:rPr>
              <w:t>5.00</w:t>
            </w:r>
          </w:p>
        </w:tc>
        <w:tc>
          <w:tcPr>
            <w:tcW w:w="720" w:type="dxa"/>
            <w:tcMar>
              <w:top w:w="36" w:type="dxa"/>
              <w:left w:w="85" w:type="dxa"/>
              <w:bottom w:w="36" w:type="dxa"/>
              <w:right w:w="85" w:type="dxa"/>
            </w:tcMar>
          </w:tcPr>
          <w:p w14:paraId="10414F83" w14:textId="77777777" w:rsidR="000510BE" w:rsidRPr="005A6390" w:rsidRDefault="00000000">
            <w:pPr>
              <w:spacing w:after="0" w:line="215" w:lineRule="auto"/>
              <w:jc w:val="center"/>
              <w:rPr>
                <w:lang w:val="en-GB"/>
              </w:rPr>
            </w:pPr>
            <w:r w:rsidRPr="005A6390">
              <w:rPr>
                <w:sz w:val="15"/>
                <w:szCs w:val="15"/>
                <w:lang w:val="en-GB"/>
              </w:rPr>
              <w:t>4.75</w:t>
            </w:r>
          </w:p>
        </w:tc>
        <w:tc>
          <w:tcPr>
            <w:tcW w:w="740" w:type="dxa"/>
            <w:tcMar>
              <w:top w:w="36" w:type="dxa"/>
              <w:left w:w="85" w:type="dxa"/>
              <w:bottom w:w="36" w:type="dxa"/>
              <w:right w:w="85" w:type="dxa"/>
            </w:tcMar>
          </w:tcPr>
          <w:p w14:paraId="3494096A" w14:textId="77777777" w:rsidR="000510BE" w:rsidRPr="005A6390" w:rsidRDefault="00000000">
            <w:pPr>
              <w:spacing w:after="0" w:line="215" w:lineRule="auto"/>
              <w:jc w:val="center"/>
              <w:rPr>
                <w:lang w:val="en-GB"/>
              </w:rPr>
            </w:pPr>
            <w:r w:rsidRPr="005A6390">
              <w:rPr>
                <w:b/>
                <w:bCs/>
                <w:sz w:val="15"/>
                <w:szCs w:val="15"/>
                <w:lang w:val="en-GB"/>
              </w:rPr>
              <w:t>−0.11</w:t>
            </w:r>
          </w:p>
        </w:tc>
        <w:tc>
          <w:tcPr>
            <w:tcW w:w="720" w:type="dxa"/>
            <w:tcMar>
              <w:top w:w="36" w:type="dxa"/>
              <w:left w:w="85" w:type="dxa"/>
              <w:bottom w:w="36" w:type="dxa"/>
              <w:right w:w="85" w:type="dxa"/>
            </w:tcMar>
          </w:tcPr>
          <w:p w14:paraId="2E3A0385" w14:textId="77777777" w:rsidR="000510BE" w:rsidRPr="005A6390" w:rsidRDefault="00000000">
            <w:pPr>
              <w:spacing w:after="0" w:line="215" w:lineRule="auto"/>
              <w:jc w:val="center"/>
              <w:rPr>
                <w:lang w:val="en-GB"/>
              </w:rPr>
            </w:pPr>
            <w:r w:rsidRPr="005A6390">
              <w:rPr>
                <w:sz w:val="15"/>
                <w:szCs w:val="15"/>
                <w:lang w:val="en-GB"/>
              </w:rPr>
              <w:t>4.63</w:t>
            </w:r>
          </w:p>
        </w:tc>
        <w:tc>
          <w:tcPr>
            <w:tcW w:w="720" w:type="dxa"/>
            <w:tcMar>
              <w:top w:w="36" w:type="dxa"/>
              <w:left w:w="85" w:type="dxa"/>
              <w:bottom w:w="36" w:type="dxa"/>
              <w:right w:w="85" w:type="dxa"/>
            </w:tcMar>
          </w:tcPr>
          <w:p w14:paraId="02A5E142" w14:textId="77777777" w:rsidR="000510BE" w:rsidRPr="005A6390" w:rsidRDefault="00000000">
            <w:pPr>
              <w:spacing w:after="0" w:line="215" w:lineRule="auto"/>
              <w:jc w:val="center"/>
              <w:rPr>
                <w:lang w:val="en-GB"/>
              </w:rPr>
            </w:pPr>
            <w:r w:rsidRPr="005A6390">
              <w:rPr>
                <w:sz w:val="15"/>
                <w:szCs w:val="15"/>
                <w:lang w:val="en-GB"/>
              </w:rPr>
              <w:t>4.75</w:t>
            </w:r>
          </w:p>
        </w:tc>
        <w:tc>
          <w:tcPr>
            <w:tcW w:w="720" w:type="dxa"/>
            <w:tcMar>
              <w:top w:w="36" w:type="dxa"/>
              <w:left w:w="85" w:type="dxa"/>
              <w:bottom w:w="36" w:type="dxa"/>
              <w:right w:w="85" w:type="dxa"/>
            </w:tcMar>
          </w:tcPr>
          <w:p w14:paraId="30BF4F95" w14:textId="77777777" w:rsidR="000510BE" w:rsidRPr="005A6390" w:rsidRDefault="00000000">
            <w:pPr>
              <w:spacing w:after="0" w:line="215" w:lineRule="auto"/>
              <w:jc w:val="center"/>
              <w:rPr>
                <w:lang w:val="en-GB"/>
              </w:rPr>
            </w:pPr>
            <w:r w:rsidRPr="005A6390">
              <w:rPr>
                <w:sz w:val="15"/>
                <w:szCs w:val="15"/>
                <w:lang w:val="en-GB"/>
              </w:rPr>
              <w:t>4.80</w:t>
            </w:r>
          </w:p>
        </w:tc>
        <w:tc>
          <w:tcPr>
            <w:tcW w:w="740" w:type="dxa"/>
            <w:tcMar>
              <w:top w:w="36" w:type="dxa"/>
              <w:left w:w="85" w:type="dxa"/>
              <w:bottom w:w="36" w:type="dxa"/>
              <w:right w:w="85" w:type="dxa"/>
            </w:tcMar>
          </w:tcPr>
          <w:p w14:paraId="365CE039" w14:textId="77777777" w:rsidR="000510BE" w:rsidRPr="005A6390" w:rsidRDefault="00000000">
            <w:pPr>
              <w:spacing w:after="0" w:line="215" w:lineRule="auto"/>
              <w:jc w:val="center"/>
              <w:rPr>
                <w:lang w:val="en-GB"/>
              </w:rPr>
            </w:pPr>
            <w:r w:rsidRPr="005A6390">
              <w:rPr>
                <w:b/>
                <w:bCs/>
                <w:sz w:val="15"/>
                <w:szCs w:val="15"/>
                <w:lang w:val="en-GB"/>
              </w:rPr>
              <w:t>+0.17</w:t>
            </w:r>
          </w:p>
        </w:tc>
        <w:tc>
          <w:tcPr>
            <w:tcW w:w="800" w:type="dxa"/>
            <w:tcMar>
              <w:top w:w="36" w:type="dxa"/>
              <w:left w:w="85" w:type="dxa"/>
              <w:bottom w:w="36" w:type="dxa"/>
              <w:right w:w="85" w:type="dxa"/>
            </w:tcMar>
          </w:tcPr>
          <w:p w14:paraId="2412B410" w14:textId="77777777" w:rsidR="000510BE" w:rsidRPr="005A6390" w:rsidRDefault="00000000">
            <w:pPr>
              <w:spacing w:after="0" w:line="215" w:lineRule="auto"/>
              <w:jc w:val="center"/>
              <w:rPr>
                <w:lang w:val="en-GB"/>
              </w:rPr>
            </w:pPr>
            <w:r w:rsidRPr="005A6390">
              <w:rPr>
                <w:sz w:val="15"/>
                <w:szCs w:val="15"/>
                <w:lang w:val="en-GB"/>
              </w:rPr>
              <w:t>0.84</w:t>
            </w:r>
          </w:p>
        </w:tc>
      </w:tr>
      <w:tr w:rsidR="000510BE" w:rsidRPr="005A6390" w14:paraId="6789B6B9" w14:textId="77777777">
        <w:tc>
          <w:tcPr>
            <w:tcW w:w="3038" w:type="dxa"/>
            <w:tcMar>
              <w:top w:w="36" w:type="dxa"/>
              <w:left w:w="85" w:type="dxa"/>
              <w:bottom w:w="36" w:type="dxa"/>
              <w:right w:w="85" w:type="dxa"/>
            </w:tcMar>
          </w:tcPr>
          <w:p w14:paraId="1F9D3ADA"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19  There</w:t>
            </w:r>
            <w:proofErr w:type="gramEnd"/>
            <w:r w:rsidRPr="005A6390">
              <w:rPr>
                <w:sz w:val="15"/>
                <w:szCs w:val="15"/>
                <w:lang w:val="en-GB"/>
              </w:rPr>
              <w:t xml:space="preserve"> is no lack of personal interaction (BP01)</w:t>
            </w:r>
          </w:p>
        </w:tc>
        <w:tc>
          <w:tcPr>
            <w:tcW w:w="720" w:type="dxa"/>
            <w:tcMar>
              <w:top w:w="36" w:type="dxa"/>
              <w:left w:w="85" w:type="dxa"/>
              <w:bottom w:w="36" w:type="dxa"/>
              <w:right w:w="85" w:type="dxa"/>
            </w:tcMar>
          </w:tcPr>
          <w:p w14:paraId="6DE785CC" w14:textId="77777777" w:rsidR="000510BE" w:rsidRPr="005A6390" w:rsidRDefault="00000000">
            <w:pPr>
              <w:spacing w:after="0" w:line="215" w:lineRule="auto"/>
              <w:jc w:val="center"/>
              <w:rPr>
                <w:lang w:val="en-GB"/>
              </w:rPr>
            </w:pPr>
            <w:r w:rsidRPr="005A6390">
              <w:rPr>
                <w:sz w:val="15"/>
                <w:szCs w:val="15"/>
                <w:lang w:val="en-GB"/>
              </w:rPr>
              <w:t>4.86</w:t>
            </w:r>
          </w:p>
        </w:tc>
        <w:tc>
          <w:tcPr>
            <w:tcW w:w="720" w:type="dxa"/>
            <w:tcMar>
              <w:top w:w="36" w:type="dxa"/>
              <w:left w:w="85" w:type="dxa"/>
              <w:bottom w:w="36" w:type="dxa"/>
              <w:right w:w="85" w:type="dxa"/>
            </w:tcMar>
          </w:tcPr>
          <w:p w14:paraId="6604E3AF" w14:textId="77777777" w:rsidR="000510BE" w:rsidRPr="005A6390" w:rsidRDefault="00000000">
            <w:pPr>
              <w:spacing w:after="0" w:line="215" w:lineRule="auto"/>
              <w:jc w:val="center"/>
              <w:rPr>
                <w:lang w:val="en-GB"/>
              </w:rPr>
            </w:pPr>
            <w:r w:rsidRPr="005A6390">
              <w:rPr>
                <w:sz w:val="15"/>
                <w:szCs w:val="15"/>
                <w:lang w:val="en-GB"/>
              </w:rPr>
              <w:t>4.60</w:t>
            </w:r>
          </w:p>
        </w:tc>
        <w:tc>
          <w:tcPr>
            <w:tcW w:w="720" w:type="dxa"/>
            <w:tcMar>
              <w:top w:w="36" w:type="dxa"/>
              <w:left w:w="85" w:type="dxa"/>
              <w:bottom w:w="36" w:type="dxa"/>
              <w:right w:w="85" w:type="dxa"/>
            </w:tcMar>
          </w:tcPr>
          <w:p w14:paraId="649FA516" w14:textId="77777777" w:rsidR="000510BE" w:rsidRPr="005A6390" w:rsidRDefault="00000000">
            <w:pPr>
              <w:spacing w:after="0" w:line="215" w:lineRule="auto"/>
              <w:jc w:val="center"/>
              <w:rPr>
                <w:lang w:val="en-GB"/>
              </w:rPr>
            </w:pPr>
            <w:r w:rsidRPr="005A6390">
              <w:rPr>
                <w:sz w:val="15"/>
                <w:szCs w:val="15"/>
                <w:lang w:val="en-GB"/>
              </w:rPr>
              <w:t>5.00</w:t>
            </w:r>
          </w:p>
        </w:tc>
        <w:tc>
          <w:tcPr>
            <w:tcW w:w="740" w:type="dxa"/>
            <w:tcMar>
              <w:top w:w="36" w:type="dxa"/>
              <w:left w:w="85" w:type="dxa"/>
              <w:bottom w:w="36" w:type="dxa"/>
              <w:right w:w="85" w:type="dxa"/>
            </w:tcMar>
          </w:tcPr>
          <w:p w14:paraId="5B8D2823" w14:textId="77777777" w:rsidR="000510BE" w:rsidRPr="005A6390" w:rsidRDefault="00000000">
            <w:pPr>
              <w:spacing w:after="0" w:line="215" w:lineRule="auto"/>
              <w:jc w:val="center"/>
              <w:rPr>
                <w:lang w:val="en-GB"/>
              </w:rPr>
            </w:pPr>
            <w:r w:rsidRPr="005A6390">
              <w:rPr>
                <w:b/>
                <w:bCs/>
                <w:sz w:val="15"/>
                <w:szCs w:val="15"/>
                <w:lang w:val="en-GB"/>
              </w:rPr>
              <w:t>+0.14</w:t>
            </w:r>
          </w:p>
        </w:tc>
        <w:tc>
          <w:tcPr>
            <w:tcW w:w="720" w:type="dxa"/>
            <w:tcMar>
              <w:top w:w="36" w:type="dxa"/>
              <w:left w:w="85" w:type="dxa"/>
              <w:bottom w:w="36" w:type="dxa"/>
              <w:right w:w="85" w:type="dxa"/>
            </w:tcMar>
          </w:tcPr>
          <w:p w14:paraId="5149BD2D" w14:textId="77777777" w:rsidR="000510BE" w:rsidRPr="005A6390" w:rsidRDefault="00000000">
            <w:pPr>
              <w:spacing w:after="0" w:line="215" w:lineRule="auto"/>
              <w:jc w:val="center"/>
              <w:rPr>
                <w:lang w:val="en-GB"/>
              </w:rPr>
            </w:pPr>
            <w:r w:rsidRPr="005A6390">
              <w:rPr>
                <w:sz w:val="15"/>
                <w:szCs w:val="15"/>
                <w:lang w:val="en-GB"/>
              </w:rPr>
              <w:t>4.50</w:t>
            </w:r>
          </w:p>
        </w:tc>
        <w:tc>
          <w:tcPr>
            <w:tcW w:w="720" w:type="dxa"/>
            <w:tcMar>
              <w:top w:w="36" w:type="dxa"/>
              <w:left w:w="85" w:type="dxa"/>
              <w:bottom w:w="36" w:type="dxa"/>
              <w:right w:w="85" w:type="dxa"/>
            </w:tcMar>
          </w:tcPr>
          <w:p w14:paraId="14EB47DC" w14:textId="77777777" w:rsidR="000510BE" w:rsidRPr="005A6390" w:rsidRDefault="00000000">
            <w:pPr>
              <w:spacing w:after="0" w:line="215" w:lineRule="auto"/>
              <w:jc w:val="center"/>
              <w:rPr>
                <w:lang w:val="en-GB"/>
              </w:rPr>
            </w:pPr>
            <w:r w:rsidRPr="005A6390">
              <w:rPr>
                <w:sz w:val="15"/>
                <w:szCs w:val="15"/>
                <w:lang w:val="en-GB"/>
              </w:rPr>
              <w:t>4.50</w:t>
            </w:r>
          </w:p>
        </w:tc>
        <w:tc>
          <w:tcPr>
            <w:tcW w:w="720" w:type="dxa"/>
            <w:tcMar>
              <w:top w:w="36" w:type="dxa"/>
              <w:left w:w="85" w:type="dxa"/>
              <w:bottom w:w="36" w:type="dxa"/>
              <w:right w:w="85" w:type="dxa"/>
            </w:tcMar>
          </w:tcPr>
          <w:p w14:paraId="2130749A" w14:textId="77777777" w:rsidR="000510BE" w:rsidRPr="005A6390" w:rsidRDefault="00000000">
            <w:pPr>
              <w:spacing w:after="0" w:line="215" w:lineRule="auto"/>
              <w:jc w:val="center"/>
              <w:rPr>
                <w:lang w:val="en-GB"/>
              </w:rPr>
            </w:pPr>
            <w:r w:rsidRPr="005A6390">
              <w:rPr>
                <w:sz w:val="15"/>
                <w:szCs w:val="15"/>
                <w:lang w:val="en-GB"/>
              </w:rPr>
              <w:t>4.20</w:t>
            </w:r>
          </w:p>
        </w:tc>
        <w:tc>
          <w:tcPr>
            <w:tcW w:w="740" w:type="dxa"/>
            <w:tcMar>
              <w:top w:w="36" w:type="dxa"/>
              <w:left w:w="85" w:type="dxa"/>
              <w:bottom w:w="36" w:type="dxa"/>
              <w:right w:w="85" w:type="dxa"/>
            </w:tcMar>
          </w:tcPr>
          <w:p w14:paraId="5AF5FBD4" w14:textId="77777777" w:rsidR="000510BE" w:rsidRPr="005A6390" w:rsidRDefault="00000000">
            <w:pPr>
              <w:spacing w:after="0" w:line="215" w:lineRule="auto"/>
              <w:jc w:val="center"/>
              <w:rPr>
                <w:lang w:val="en-GB"/>
              </w:rPr>
            </w:pPr>
            <w:r w:rsidRPr="005A6390">
              <w:rPr>
                <w:b/>
                <w:bCs/>
                <w:sz w:val="15"/>
                <w:szCs w:val="15"/>
                <w:lang w:val="en-GB"/>
              </w:rPr>
              <w:t>−0.30</w:t>
            </w:r>
          </w:p>
        </w:tc>
        <w:tc>
          <w:tcPr>
            <w:tcW w:w="800" w:type="dxa"/>
            <w:tcMar>
              <w:top w:w="36" w:type="dxa"/>
              <w:left w:w="85" w:type="dxa"/>
              <w:bottom w:w="36" w:type="dxa"/>
              <w:right w:w="85" w:type="dxa"/>
            </w:tcMar>
          </w:tcPr>
          <w:p w14:paraId="29CAE396" w14:textId="77777777" w:rsidR="000510BE" w:rsidRPr="005A6390" w:rsidRDefault="00000000">
            <w:pPr>
              <w:spacing w:after="0" w:line="215" w:lineRule="auto"/>
              <w:jc w:val="center"/>
              <w:rPr>
                <w:lang w:val="en-GB"/>
              </w:rPr>
            </w:pPr>
            <w:r w:rsidRPr="005A6390">
              <w:rPr>
                <w:sz w:val="15"/>
                <w:szCs w:val="15"/>
                <w:lang w:val="en-GB"/>
              </w:rPr>
              <w:t>0.52</w:t>
            </w:r>
          </w:p>
        </w:tc>
      </w:tr>
      <w:tr w:rsidR="000510BE" w:rsidRPr="005A6390" w14:paraId="10DE1B64" w14:textId="77777777">
        <w:tc>
          <w:tcPr>
            <w:tcW w:w="3038" w:type="dxa"/>
            <w:tcMar>
              <w:top w:w="36" w:type="dxa"/>
              <w:left w:w="85" w:type="dxa"/>
              <w:bottom w:w="36" w:type="dxa"/>
              <w:right w:w="85" w:type="dxa"/>
            </w:tcMar>
          </w:tcPr>
          <w:p w14:paraId="2933D11E"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20  Remote</w:t>
            </w:r>
            <w:proofErr w:type="gramEnd"/>
            <w:r w:rsidRPr="005A6390">
              <w:rPr>
                <w:sz w:val="15"/>
                <w:szCs w:val="15"/>
                <w:lang w:val="en-GB"/>
              </w:rPr>
              <w:t xml:space="preserve"> conditions help me work productively</w:t>
            </w:r>
          </w:p>
        </w:tc>
        <w:tc>
          <w:tcPr>
            <w:tcW w:w="720" w:type="dxa"/>
            <w:tcMar>
              <w:top w:w="36" w:type="dxa"/>
              <w:left w:w="85" w:type="dxa"/>
              <w:bottom w:w="36" w:type="dxa"/>
              <w:right w:w="85" w:type="dxa"/>
            </w:tcMar>
          </w:tcPr>
          <w:p w14:paraId="43EA33AE" w14:textId="77777777" w:rsidR="000510BE" w:rsidRPr="005A6390" w:rsidRDefault="00000000">
            <w:pPr>
              <w:spacing w:after="0" w:line="215" w:lineRule="auto"/>
              <w:jc w:val="center"/>
              <w:rPr>
                <w:lang w:val="en-GB"/>
              </w:rPr>
            </w:pPr>
            <w:r w:rsidRPr="005A6390">
              <w:rPr>
                <w:sz w:val="15"/>
                <w:szCs w:val="15"/>
                <w:lang w:val="en-GB"/>
              </w:rPr>
              <w:t>4.29</w:t>
            </w:r>
          </w:p>
        </w:tc>
        <w:tc>
          <w:tcPr>
            <w:tcW w:w="720" w:type="dxa"/>
            <w:tcMar>
              <w:top w:w="36" w:type="dxa"/>
              <w:left w:w="85" w:type="dxa"/>
              <w:bottom w:w="36" w:type="dxa"/>
              <w:right w:w="85" w:type="dxa"/>
            </w:tcMar>
          </w:tcPr>
          <w:p w14:paraId="0ACD7481" w14:textId="77777777" w:rsidR="000510BE" w:rsidRPr="005A6390" w:rsidRDefault="00000000">
            <w:pPr>
              <w:spacing w:after="0" w:line="215" w:lineRule="auto"/>
              <w:jc w:val="center"/>
              <w:rPr>
                <w:lang w:val="en-GB"/>
              </w:rPr>
            </w:pPr>
            <w:r w:rsidRPr="005A6390">
              <w:rPr>
                <w:sz w:val="15"/>
                <w:szCs w:val="15"/>
                <w:lang w:val="en-GB"/>
              </w:rPr>
              <w:t>4.80</w:t>
            </w:r>
          </w:p>
        </w:tc>
        <w:tc>
          <w:tcPr>
            <w:tcW w:w="720" w:type="dxa"/>
            <w:tcMar>
              <w:top w:w="36" w:type="dxa"/>
              <w:left w:w="85" w:type="dxa"/>
              <w:bottom w:w="36" w:type="dxa"/>
              <w:right w:w="85" w:type="dxa"/>
            </w:tcMar>
          </w:tcPr>
          <w:p w14:paraId="06FB279F" w14:textId="77777777" w:rsidR="000510BE" w:rsidRPr="005A6390" w:rsidRDefault="00000000">
            <w:pPr>
              <w:spacing w:after="0" w:line="215" w:lineRule="auto"/>
              <w:jc w:val="center"/>
              <w:rPr>
                <w:lang w:val="en-GB"/>
              </w:rPr>
            </w:pPr>
            <w:r w:rsidRPr="005A6390">
              <w:rPr>
                <w:sz w:val="15"/>
                <w:szCs w:val="15"/>
                <w:lang w:val="en-GB"/>
              </w:rPr>
              <w:t>5.00</w:t>
            </w:r>
          </w:p>
        </w:tc>
        <w:tc>
          <w:tcPr>
            <w:tcW w:w="740" w:type="dxa"/>
            <w:tcMar>
              <w:top w:w="36" w:type="dxa"/>
              <w:left w:w="85" w:type="dxa"/>
              <w:bottom w:w="36" w:type="dxa"/>
              <w:right w:w="85" w:type="dxa"/>
            </w:tcMar>
          </w:tcPr>
          <w:p w14:paraId="6C2BBF6C" w14:textId="77777777" w:rsidR="000510BE" w:rsidRPr="005A6390" w:rsidRDefault="00000000">
            <w:pPr>
              <w:spacing w:after="0" w:line="215" w:lineRule="auto"/>
              <w:jc w:val="center"/>
              <w:rPr>
                <w:lang w:val="en-GB"/>
              </w:rPr>
            </w:pPr>
            <w:r w:rsidRPr="005A6390">
              <w:rPr>
                <w:b/>
                <w:bCs/>
                <w:sz w:val="15"/>
                <w:szCs w:val="15"/>
                <w:lang w:val="en-GB"/>
              </w:rPr>
              <w:t>+0.71</w:t>
            </w:r>
          </w:p>
        </w:tc>
        <w:tc>
          <w:tcPr>
            <w:tcW w:w="720" w:type="dxa"/>
            <w:tcMar>
              <w:top w:w="36" w:type="dxa"/>
              <w:left w:w="85" w:type="dxa"/>
              <w:bottom w:w="36" w:type="dxa"/>
              <w:right w:w="85" w:type="dxa"/>
            </w:tcMar>
          </w:tcPr>
          <w:p w14:paraId="655B8912" w14:textId="77777777" w:rsidR="000510BE" w:rsidRPr="005A6390" w:rsidRDefault="00000000">
            <w:pPr>
              <w:spacing w:after="0" w:line="215" w:lineRule="auto"/>
              <w:jc w:val="center"/>
              <w:rPr>
                <w:lang w:val="en-GB"/>
              </w:rPr>
            </w:pPr>
            <w:r w:rsidRPr="005A6390">
              <w:rPr>
                <w:sz w:val="15"/>
                <w:szCs w:val="15"/>
                <w:lang w:val="en-GB"/>
              </w:rPr>
              <w:t>4.50</w:t>
            </w:r>
          </w:p>
        </w:tc>
        <w:tc>
          <w:tcPr>
            <w:tcW w:w="720" w:type="dxa"/>
            <w:tcMar>
              <w:top w:w="36" w:type="dxa"/>
              <w:left w:w="85" w:type="dxa"/>
              <w:bottom w:w="36" w:type="dxa"/>
              <w:right w:w="85" w:type="dxa"/>
            </w:tcMar>
          </w:tcPr>
          <w:p w14:paraId="03A65487" w14:textId="77777777" w:rsidR="000510BE" w:rsidRPr="005A6390" w:rsidRDefault="00000000">
            <w:pPr>
              <w:spacing w:after="0" w:line="215" w:lineRule="auto"/>
              <w:jc w:val="center"/>
              <w:rPr>
                <w:lang w:val="en-GB"/>
              </w:rPr>
            </w:pPr>
            <w:r w:rsidRPr="005A6390">
              <w:rPr>
                <w:sz w:val="15"/>
                <w:szCs w:val="15"/>
                <w:lang w:val="en-GB"/>
              </w:rPr>
              <w:t>4.25</w:t>
            </w:r>
          </w:p>
        </w:tc>
        <w:tc>
          <w:tcPr>
            <w:tcW w:w="720" w:type="dxa"/>
            <w:tcMar>
              <w:top w:w="36" w:type="dxa"/>
              <w:left w:w="85" w:type="dxa"/>
              <w:bottom w:w="36" w:type="dxa"/>
              <w:right w:w="85" w:type="dxa"/>
            </w:tcMar>
          </w:tcPr>
          <w:p w14:paraId="1F05827B" w14:textId="77777777" w:rsidR="000510BE" w:rsidRPr="005A6390" w:rsidRDefault="00000000">
            <w:pPr>
              <w:spacing w:after="0" w:line="215" w:lineRule="auto"/>
              <w:jc w:val="center"/>
              <w:rPr>
                <w:lang w:val="en-GB"/>
              </w:rPr>
            </w:pPr>
            <w:r w:rsidRPr="005A6390">
              <w:rPr>
                <w:sz w:val="15"/>
                <w:szCs w:val="15"/>
                <w:lang w:val="en-GB"/>
              </w:rPr>
              <w:t>4.40</w:t>
            </w:r>
          </w:p>
        </w:tc>
        <w:tc>
          <w:tcPr>
            <w:tcW w:w="740" w:type="dxa"/>
            <w:tcMar>
              <w:top w:w="36" w:type="dxa"/>
              <w:left w:w="85" w:type="dxa"/>
              <w:bottom w:w="36" w:type="dxa"/>
              <w:right w:w="85" w:type="dxa"/>
            </w:tcMar>
          </w:tcPr>
          <w:p w14:paraId="316B6E71" w14:textId="77777777" w:rsidR="000510BE" w:rsidRPr="005A6390" w:rsidRDefault="00000000">
            <w:pPr>
              <w:spacing w:after="0" w:line="215" w:lineRule="auto"/>
              <w:jc w:val="center"/>
              <w:rPr>
                <w:lang w:val="en-GB"/>
              </w:rPr>
            </w:pPr>
            <w:r w:rsidRPr="005A6390">
              <w:rPr>
                <w:b/>
                <w:bCs/>
                <w:sz w:val="15"/>
                <w:szCs w:val="15"/>
                <w:lang w:val="en-GB"/>
              </w:rPr>
              <w:t>−0.10</w:t>
            </w:r>
          </w:p>
        </w:tc>
        <w:tc>
          <w:tcPr>
            <w:tcW w:w="800" w:type="dxa"/>
            <w:tcMar>
              <w:top w:w="36" w:type="dxa"/>
              <w:left w:w="85" w:type="dxa"/>
              <w:bottom w:w="36" w:type="dxa"/>
              <w:right w:w="85" w:type="dxa"/>
            </w:tcMar>
          </w:tcPr>
          <w:p w14:paraId="0178C304" w14:textId="77777777" w:rsidR="000510BE" w:rsidRPr="005A6390" w:rsidRDefault="00000000">
            <w:pPr>
              <w:spacing w:after="0" w:line="215" w:lineRule="auto"/>
              <w:jc w:val="center"/>
              <w:rPr>
                <w:lang w:val="en-GB"/>
              </w:rPr>
            </w:pPr>
            <w:r w:rsidRPr="005A6390">
              <w:rPr>
                <w:sz w:val="15"/>
                <w:szCs w:val="15"/>
                <w:lang w:val="en-GB"/>
              </w:rPr>
              <w:t>0.80</w:t>
            </w:r>
          </w:p>
        </w:tc>
      </w:tr>
      <w:tr w:rsidR="000510BE" w:rsidRPr="005A6390" w14:paraId="69B7DDD1" w14:textId="77777777">
        <w:tc>
          <w:tcPr>
            <w:tcW w:w="3038" w:type="dxa"/>
            <w:tcMar>
              <w:top w:w="36" w:type="dxa"/>
              <w:left w:w="85" w:type="dxa"/>
              <w:bottom w:w="36" w:type="dxa"/>
              <w:right w:w="85" w:type="dxa"/>
            </w:tcMar>
          </w:tcPr>
          <w:p w14:paraId="33CD81E1" w14:textId="77777777" w:rsidR="000510BE" w:rsidRPr="005A6390" w:rsidRDefault="00000000">
            <w:pPr>
              <w:spacing w:after="0" w:line="215" w:lineRule="auto"/>
              <w:rPr>
                <w:lang w:val="en-GB"/>
              </w:rPr>
            </w:pPr>
            <w:r w:rsidRPr="005A6390">
              <w:rPr>
                <w:sz w:val="15"/>
                <w:szCs w:val="15"/>
                <w:lang w:val="en-GB"/>
              </w:rPr>
              <w:t>Q</w:t>
            </w:r>
            <w:proofErr w:type="gramStart"/>
            <w:r w:rsidRPr="005A6390">
              <w:rPr>
                <w:sz w:val="15"/>
                <w:szCs w:val="15"/>
                <w:lang w:val="en-GB"/>
              </w:rPr>
              <w:t>21  I</w:t>
            </w:r>
            <w:proofErr w:type="gramEnd"/>
            <w:r w:rsidRPr="005A6390">
              <w:rPr>
                <w:sz w:val="15"/>
                <w:szCs w:val="15"/>
                <w:lang w:val="en-GB"/>
              </w:rPr>
              <w:t xml:space="preserve"> would recommend our remote working model</w:t>
            </w:r>
          </w:p>
        </w:tc>
        <w:tc>
          <w:tcPr>
            <w:tcW w:w="720" w:type="dxa"/>
            <w:tcMar>
              <w:top w:w="36" w:type="dxa"/>
              <w:left w:w="85" w:type="dxa"/>
              <w:bottom w:w="36" w:type="dxa"/>
              <w:right w:w="85" w:type="dxa"/>
            </w:tcMar>
          </w:tcPr>
          <w:p w14:paraId="6DFC5CB4" w14:textId="77777777" w:rsidR="000510BE" w:rsidRPr="005A6390" w:rsidRDefault="00000000">
            <w:pPr>
              <w:spacing w:after="0" w:line="215" w:lineRule="auto"/>
              <w:jc w:val="center"/>
              <w:rPr>
                <w:lang w:val="en-GB"/>
              </w:rPr>
            </w:pPr>
            <w:r w:rsidRPr="005A6390">
              <w:rPr>
                <w:sz w:val="15"/>
                <w:szCs w:val="15"/>
                <w:lang w:val="en-GB"/>
              </w:rPr>
              <w:t>4.57</w:t>
            </w:r>
          </w:p>
        </w:tc>
        <w:tc>
          <w:tcPr>
            <w:tcW w:w="720" w:type="dxa"/>
            <w:tcMar>
              <w:top w:w="36" w:type="dxa"/>
              <w:left w:w="85" w:type="dxa"/>
              <w:bottom w:w="36" w:type="dxa"/>
              <w:right w:w="85" w:type="dxa"/>
            </w:tcMar>
          </w:tcPr>
          <w:p w14:paraId="057D6449" w14:textId="77777777" w:rsidR="000510BE" w:rsidRPr="005A6390" w:rsidRDefault="00000000">
            <w:pPr>
              <w:spacing w:after="0" w:line="215" w:lineRule="auto"/>
              <w:jc w:val="center"/>
              <w:rPr>
                <w:lang w:val="en-GB"/>
              </w:rPr>
            </w:pPr>
            <w:r w:rsidRPr="005A6390">
              <w:rPr>
                <w:sz w:val="15"/>
                <w:szCs w:val="15"/>
                <w:lang w:val="en-GB"/>
              </w:rPr>
              <w:t>4.80</w:t>
            </w:r>
          </w:p>
        </w:tc>
        <w:tc>
          <w:tcPr>
            <w:tcW w:w="720" w:type="dxa"/>
            <w:tcMar>
              <w:top w:w="36" w:type="dxa"/>
              <w:left w:w="85" w:type="dxa"/>
              <w:bottom w:w="36" w:type="dxa"/>
              <w:right w:w="85" w:type="dxa"/>
            </w:tcMar>
          </w:tcPr>
          <w:p w14:paraId="367CFC31" w14:textId="77777777" w:rsidR="000510BE" w:rsidRPr="005A6390" w:rsidRDefault="00000000">
            <w:pPr>
              <w:spacing w:after="0" w:line="215" w:lineRule="auto"/>
              <w:jc w:val="center"/>
              <w:rPr>
                <w:lang w:val="en-GB"/>
              </w:rPr>
            </w:pPr>
            <w:r w:rsidRPr="005A6390">
              <w:rPr>
                <w:sz w:val="15"/>
                <w:szCs w:val="15"/>
                <w:lang w:val="en-GB"/>
              </w:rPr>
              <w:t>5.00</w:t>
            </w:r>
          </w:p>
        </w:tc>
        <w:tc>
          <w:tcPr>
            <w:tcW w:w="740" w:type="dxa"/>
            <w:tcMar>
              <w:top w:w="36" w:type="dxa"/>
              <w:left w:w="85" w:type="dxa"/>
              <w:bottom w:w="36" w:type="dxa"/>
              <w:right w:w="85" w:type="dxa"/>
            </w:tcMar>
          </w:tcPr>
          <w:p w14:paraId="73E3BC10" w14:textId="77777777" w:rsidR="000510BE" w:rsidRPr="005A6390" w:rsidRDefault="00000000">
            <w:pPr>
              <w:spacing w:after="0" w:line="215" w:lineRule="auto"/>
              <w:jc w:val="center"/>
              <w:rPr>
                <w:lang w:val="en-GB"/>
              </w:rPr>
            </w:pPr>
            <w:r w:rsidRPr="005A6390">
              <w:rPr>
                <w:b/>
                <w:bCs/>
                <w:sz w:val="15"/>
                <w:szCs w:val="15"/>
                <w:lang w:val="en-GB"/>
              </w:rPr>
              <w:t>+0.43</w:t>
            </w:r>
          </w:p>
        </w:tc>
        <w:tc>
          <w:tcPr>
            <w:tcW w:w="720" w:type="dxa"/>
            <w:tcMar>
              <w:top w:w="36" w:type="dxa"/>
              <w:left w:w="85" w:type="dxa"/>
              <w:bottom w:w="36" w:type="dxa"/>
              <w:right w:w="85" w:type="dxa"/>
            </w:tcMar>
          </w:tcPr>
          <w:p w14:paraId="02B2B0F8" w14:textId="77777777" w:rsidR="000510BE" w:rsidRPr="005A6390" w:rsidRDefault="00000000">
            <w:pPr>
              <w:spacing w:after="0" w:line="215" w:lineRule="auto"/>
              <w:jc w:val="center"/>
              <w:rPr>
                <w:lang w:val="en-GB"/>
              </w:rPr>
            </w:pPr>
            <w:r w:rsidRPr="005A6390">
              <w:rPr>
                <w:sz w:val="15"/>
                <w:szCs w:val="15"/>
                <w:lang w:val="en-GB"/>
              </w:rPr>
              <w:t>4.50</w:t>
            </w:r>
          </w:p>
        </w:tc>
        <w:tc>
          <w:tcPr>
            <w:tcW w:w="720" w:type="dxa"/>
            <w:tcMar>
              <w:top w:w="36" w:type="dxa"/>
              <w:left w:w="85" w:type="dxa"/>
              <w:bottom w:w="36" w:type="dxa"/>
              <w:right w:w="85" w:type="dxa"/>
            </w:tcMar>
          </w:tcPr>
          <w:p w14:paraId="1C3BD703" w14:textId="77777777" w:rsidR="000510BE" w:rsidRPr="005A6390" w:rsidRDefault="00000000">
            <w:pPr>
              <w:spacing w:after="0" w:line="215" w:lineRule="auto"/>
              <w:jc w:val="center"/>
              <w:rPr>
                <w:lang w:val="en-GB"/>
              </w:rPr>
            </w:pPr>
            <w:r w:rsidRPr="005A6390">
              <w:rPr>
                <w:sz w:val="15"/>
                <w:szCs w:val="15"/>
                <w:lang w:val="en-GB"/>
              </w:rPr>
              <w:t>4.50</w:t>
            </w:r>
          </w:p>
        </w:tc>
        <w:tc>
          <w:tcPr>
            <w:tcW w:w="720" w:type="dxa"/>
            <w:tcMar>
              <w:top w:w="36" w:type="dxa"/>
              <w:left w:w="85" w:type="dxa"/>
              <w:bottom w:w="36" w:type="dxa"/>
              <w:right w:w="85" w:type="dxa"/>
            </w:tcMar>
          </w:tcPr>
          <w:p w14:paraId="3EB45B6B" w14:textId="77777777" w:rsidR="000510BE" w:rsidRPr="005A6390" w:rsidRDefault="00000000">
            <w:pPr>
              <w:spacing w:after="0" w:line="215" w:lineRule="auto"/>
              <w:jc w:val="center"/>
              <w:rPr>
                <w:lang w:val="en-GB"/>
              </w:rPr>
            </w:pPr>
            <w:r w:rsidRPr="005A6390">
              <w:rPr>
                <w:sz w:val="15"/>
                <w:szCs w:val="15"/>
                <w:lang w:val="en-GB"/>
              </w:rPr>
              <w:t>4.40</w:t>
            </w:r>
          </w:p>
        </w:tc>
        <w:tc>
          <w:tcPr>
            <w:tcW w:w="740" w:type="dxa"/>
            <w:tcMar>
              <w:top w:w="36" w:type="dxa"/>
              <w:left w:w="85" w:type="dxa"/>
              <w:bottom w:w="36" w:type="dxa"/>
              <w:right w:w="85" w:type="dxa"/>
            </w:tcMar>
          </w:tcPr>
          <w:p w14:paraId="2823F3BC" w14:textId="77777777" w:rsidR="000510BE" w:rsidRPr="005A6390" w:rsidRDefault="00000000">
            <w:pPr>
              <w:spacing w:after="0" w:line="215" w:lineRule="auto"/>
              <w:jc w:val="center"/>
              <w:rPr>
                <w:lang w:val="en-GB"/>
              </w:rPr>
            </w:pPr>
            <w:r w:rsidRPr="005A6390">
              <w:rPr>
                <w:b/>
                <w:bCs/>
                <w:sz w:val="15"/>
                <w:szCs w:val="15"/>
                <w:lang w:val="en-GB"/>
              </w:rPr>
              <w:t>−0.10</w:t>
            </w:r>
          </w:p>
        </w:tc>
        <w:tc>
          <w:tcPr>
            <w:tcW w:w="800" w:type="dxa"/>
            <w:tcMar>
              <w:top w:w="36" w:type="dxa"/>
              <w:left w:w="85" w:type="dxa"/>
              <w:bottom w:w="36" w:type="dxa"/>
              <w:right w:w="85" w:type="dxa"/>
            </w:tcMar>
          </w:tcPr>
          <w:p w14:paraId="064A414D" w14:textId="77777777" w:rsidR="000510BE" w:rsidRPr="005A6390" w:rsidRDefault="00000000">
            <w:pPr>
              <w:spacing w:after="0" w:line="215" w:lineRule="auto"/>
              <w:jc w:val="center"/>
              <w:rPr>
                <w:lang w:val="en-GB"/>
              </w:rPr>
            </w:pPr>
            <w:r w:rsidRPr="005A6390">
              <w:rPr>
                <w:sz w:val="15"/>
                <w:szCs w:val="15"/>
                <w:lang w:val="en-GB"/>
              </w:rPr>
              <w:t>0.68</w:t>
            </w:r>
          </w:p>
        </w:tc>
      </w:tr>
      <w:tr w:rsidR="000510BE" w:rsidRPr="005A6390" w14:paraId="77854A3F" w14:textId="77777777">
        <w:tc>
          <w:tcPr>
            <w:tcW w:w="3038" w:type="dxa"/>
            <w:shd w:val="clear" w:color="auto" w:fill="E9EDF3"/>
            <w:tcMar>
              <w:top w:w="36" w:type="dxa"/>
              <w:left w:w="85" w:type="dxa"/>
              <w:bottom w:w="36" w:type="dxa"/>
              <w:right w:w="85" w:type="dxa"/>
            </w:tcMar>
          </w:tcPr>
          <w:p w14:paraId="4DC599A1" w14:textId="77777777" w:rsidR="000510BE" w:rsidRPr="005A6390" w:rsidRDefault="00000000">
            <w:pPr>
              <w:spacing w:after="0" w:line="215" w:lineRule="auto"/>
              <w:rPr>
                <w:lang w:val="en-GB"/>
              </w:rPr>
            </w:pPr>
            <w:r w:rsidRPr="005A6390">
              <w:rPr>
                <w:b/>
                <w:bCs/>
                <w:sz w:val="15"/>
                <w:szCs w:val="15"/>
                <w:lang w:val="en-GB"/>
              </w:rPr>
              <w:t>Overall index (18 items)</w:t>
            </w:r>
          </w:p>
        </w:tc>
        <w:tc>
          <w:tcPr>
            <w:tcW w:w="720" w:type="dxa"/>
            <w:shd w:val="clear" w:color="auto" w:fill="E9EDF3"/>
            <w:tcMar>
              <w:top w:w="36" w:type="dxa"/>
              <w:left w:w="85" w:type="dxa"/>
              <w:bottom w:w="36" w:type="dxa"/>
              <w:right w:w="85" w:type="dxa"/>
            </w:tcMar>
          </w:tcPr>
          <w:p w14:paraId="30A3953F" w14:textId="77777777" w:rsidR="000510BE" w:rsidRPr="005A6390" w:rsidRDefault="00000000">
            <w:pPr>
              <w:spacing w:after="0" w:line="215" w:lineRule="auto"/>
              <w:jc w:val="center"/>
              <w:rPr>
                <w:lang w:val="en-GB"/>
              </w:rPr>
            </w:pPr>
            <w:r w:rsidRPr="005A6390">
              <w:rPr>
                <w:b/>
                <w:bCs/>
                <w:sz w:val="15"/>
                <w:szCs w:val="15"/>
                <w:lang w:val="en-GB"/>
              </w:rPr>
              <w:t>4.53</w:t>
            </w:r>
          </w:p>
        </w:tc>
        <w:tc>
          <w:tcPr>
            <w:tcW w:w="720" w:type="dxa"/>
            <w:shd w:val="clear" w:color="auto" w:fill="E9EDF3"/>
            <w:tcMar>
              <w:top w:w="36" w:type="dxa"/>
              <w:left w:w="85" w:type="dxa"/>
              <w:bottom w:w="36" w:type="dxa"/>
              <w:right w:w="85" w:type="dxa"/>
            </w:tcMar>
          </w:tcPr>
          <w:p w14:paraId="0EA170F9" w14:textId="77777777" w:rsidR="000510BE" w:rsidRPr="005A6390" w:rsidRDefault="00000000">
            <w:pPr>
              <w:spacing w:after="0" w:line="215" w:lineRule="auto"/>
              <w:jc w:val="center"/>
              <w:rPr>
                <w:lang w:val="en-GB"/>
              </w:rPr>
            </w:pPr>
            <w:r w:rsidRPr="005A6390">
              <w:rPr>
                <w:b/>
                <w:bCs/>
                <w:sz w:val="15"/>
                <w:szCs w:val="15"/>
                <w:lang w:val="en-GB"/>
              </w:rPr>
              <w:t>4.69</w:t>
            </w:r>
          </w:p>
        </w:tc>
        <w:tc>
          <w:tcPr>
            <w:tcW w:w="720" w:type="dxa"/>
            <w:shd w:val="clear" w:color="auto" w:fill="E9EDF3"/>
            <w:tcMar>
              <w:top w:w="36" w:type="dxa"/>
              <w:left w:w="85" w:type="dxa"/>
              <w:bottom w:w="36" w:type="dxa"/>
              <w:right w:w="85" w:type="dxa"/>
            </w:tcMar>
          </w:tcPr>
          <w:p w14:paraId="6277C730" w14:textId="77777777" w:rsidR="000510BE" w:rsidRPr="005A6390" w:rsidRDefault="00000000">
            <w:pPr>
              <w:spacing w:after="0" w:line="215" w:lineRule="auto"/>
              <w:jc w:val="center"/>
              <w:rPr>
                <w:lang w:val="en-GB"/>
              </w:rPr>
            </w:pPr>
            <w:r w:rsidRPr="005A6390">
              <w:rPr>
                <w:b/>
                <w:bCs/>
                <w:sz w:val="15"/>
                <w:szCs w:val="15"/>
                <w:lang w:val="en-GB"/>
              </w:rPr>
              <w:t>4.93</w:t>
            </w:r>
          </w:p>
        </w:tc>
        <w:tc>
          <w:tcPr>
            <w:tcW w:w="740" w:type="dxa"/>
            <w:shd w:val="clear" w:color="auto" w:fill="E9EDF3"/>
            <w:tcMar>
              <w:top w:w="36" w:type="dxa"/>
              <w:left w:w="85" w:type="dxa"/>
              <w:bottom w:w="36" w:type="dxa"/>
              <w:right w:w="85" w:type="dxa"/>
            </w:tcMar>
          </w:tcPr>
          <w:p w14:paraId="28216843" w14:textId="77777777" w:rsidR="000510BE" w:rsidRPr="005A6390" w:rsidRDefault="00000000">
            <w:pPr>
              <w:spacing w:after="0" w:line="215" w:lineRule="auto"/>
              <w:jc w:val="center"/>
              <w:rPr>
                <w:lang w:val="en-GB"/>
              </w:rPr>
            </w:pPr>
            <w:r w:rsidRPr="005A6390">
              <w:rPr>
                <w:b/>
                <w:bCs/>
                <w:sz w:val="15"/>
                <w:szCs w:val="15"/>
                <w:lang w:val="en-GB"/>
              </w:rPr>
              <w:t>+0.40</w:t>
            </w:r>
          </w:p>
        </w:tc>
        <w:tc>
          <w:tcPr>
            <w:tcW w:w="720" w:type="dxa"/>
            <w:shd w:val="clear" w:color="auto" w:fill="E9EDF3"/>
            <w:tcMar>
              <w:top w:w="36" w:type="dxa"/>
              <w:left w:w="85" w:type="dxa"/>
              <w:bottom w:w="36" w:type="dxa"/>
              <w:right w:w="85" w:type="dxa"/>
            </w:tcMar>
          </w:tcPr>
          <w:p w14:paraId="24A9946E" w14:textId="77777777" w:rsidR="000510BE" w:rsidRPr="005A6390" w:rsidRDefault="00000000">
            <w:pPr>
              <w:spacing w:after="0" w:line="215" w:lineRule="auto"/>
              <w:jc w:val="center"/>
              <w:rPr>
                <w:lang w:val="en-GB"/>
              </w:rPr>
            </w:pPr>
            <w:r w:rsidRPr="005A6390">
              <w:rPr>
                <w:b/>
                <w:bCs/>
                <w:sz w:val="15"/>
                <w:szCs w:val="15"/>
                <w:lang w:val="en-GB"/>
              </w:rPr>
              <w:t>4.25</w:t>
            </w:r>
          </w:p>
        </w:tc>
        <w:tc>
          <w:tcPr>
            <w:tcW w:w="720" w:type="dxa"/>
            <w:shd w:val="clear" w:color="auto" w:fill="E9EDF3"/>
            <w:tcMar>
              <w:top w:w="36" w:type="dxa"/>
              <w:left w:w="85" w:type="dxa"/>
              <w:bottom w:w="36" w:type="dxa"/>
              <w:right w:w="85" w:type="dxa"/>
            </w:tcMar>
          </w:tcPr>
          <w:p w14:paraId="18AFFB62" w14:textId="77777777" w:rsidR="000510BE" w:rsidRPr="005A6390" w:rsidRDefault="00000000">
            <w:pPr>
              <w:spacing w:after="0" w:line="215" w:lineRule="auto"/>
              <w:jc w:val="center"/>
              <w:rPr>
                <w:lang w:val="en-GB"/>
              </w:rPr>
            </w:pPr>
            <w:r w:rsidRPr="005A6390">
              <w:rPr>
                <w:b/>
                <w:bCs/>
                <w:sz w:val="15"/>
                <w:szCs w:val="15"/>
                <w:lang w:val="en-GB"/>
              </w:rPr>
              <w:t>4.44</w:t>
            </w:r>
          </w:p>
        </w:tc>
        <w:tc>
          <w:tcPr>
            <w:tcW w:w="720" w:type="dxa"/>
            <w:shd w:val="clear" w:color="auto" w:fill="E9EDF3"/>
            <w:tcMar>
              <w:top w:w="36" w:type="dxa"/>
              <w:left w:w="85" w:type="dxa"/>
              <w:bottom w:w="36" w:type="dxa"/>
              <w:right w:w="85" w:type="dxa"/>
            </w:tcMar>
          </w:tcPr>
          <w:p w14:paraId="324B93A7" w14:textId="77777777" w:rsidR="000510BE" w:rsidRPr="005A6390" w:rsidRDefault="00000000">
            <w:pPr>
              <w:spacing w:after="0" w:line="215" w:lineRule="auto"/>
              <w:jc w:val="center"/>
              <w:rPr>
                <w:lang w:val="en-GB"/>
              </w:rPr>
            </w:pPr>
            <w:r w:rsidRPr="005A6390">
              <w:rPr>
                <w:b/>
                <w:bCs/>
                <w:sz w:val="15"/>
                <w:szCs w:val="15"/>
                <w:lang w:val="en-GB"/>
              </w:rPr>
              <w:t>4.36</w:t>
            </w:r>
          </w:p>
        </w:tc>
        <w:tc>
          <w:tcPr>
            <w:tcW w:w="740" w:type="dxa"/>
            <w:shd w:val="clear" w:color="auto" w:fill="E9EDF3"/>
            <w:tcMar>
              <w:top w:w="36" w:type="dxa"/>
              <w:left w:w="85" w:type="dxa"/>
              <w:bottom w:w="36" w:type="dxa"/>
              <w:right w:w="85" w:type="dxa"/>
            </w:tcMar>
          </w:tcPr>
          <w:p w14:paraId="186C3839" w14:textId="77777777" w:rsidR="000510BE" w:rsidRPr="005A6390" w:rsidRDefault="00000000">
            <w:pPr>
              <w:spacing w:after="0" w:line="215" w:lineRule="auto"/>
              <w:jc w:val="center"/>
              <w:rPr>
                <w:lang w:val="en-GB"/>
              </w:rPr>
            </w:pPr>
            <w:r w:rsidRPr="005A6390">
              <w:rPr>
                <w:b/>
                <w:bCs/>
                <w:sz w:val="15"/>
                <w:szCs w:val="15"/>
                <w:lang w:val="en-GB"/>
              </w:rPr>
              <w:t>+0.11</w:t>
            </w:r>
          </w:p>
        </w:tc>
        <w:tc>
          <w:tcPr>
            <w:tcW w:w="800" w:type="dxa"/>
            <w:shd w:val="clear" w:color="auto" w:fill="E9EDF3"/>
            <w:tcMar>
              <w:top w:w="36" w:type="dxa"/>
              <w:left w:w="85" w:type="dxa"/>
              <w:bottom w:w="36" w:type="dxa"/>
              <w:right w:w="85" w:type="dxa"/>
            </w:tcMar>
          </w:tcPr>
          <w:p w14:paraId="0AB5B249" w14:textId="77777777" w:rsidR="000510BE" w:rsidRPr="005A6390" w:rsidRDefault="000510BE">
            <w:pPr>
              <w:spacing w:after="0" w:line="215" w:lineRule="auto"/>
              <w:rPr>
                <w:lang w:val="en-GB"/>
              </w:rPr>
            </w:pPr>
          </w:p>
        </w:tc>
      </w:tr>
    </w:tbl>
    <w:p w14:paraId="4F7E47C6" w14:textId="77777777" w:rsidR="000510BE" w:rsidRPr="005A6390" w:rsidRDefault="00000000">
      <w:pPr>
        <w:spacing w:before="60" w:after="150" w:line="220" w:lineRule="auto"/>
        <w:rPr>
          <w:lang w:val="en-GB"/>
        </w:rPr>
      </w:pPr>
      <w:commentRangeStart w:id="17"/>
      <w:r w:rsidRPr="005A6390">
        <w:rPr>
          <w:color w:val="404752"/>
          <w:sz w:val="16"/>
          <w:szCs w:val="16"/>
          <w:lang w:val="en-GB"/>
        </w:rPr>
        <w:t>Table 3.  Item-level means (1 = strongly disagree, 5 = strongly agree) for the three monitoring waves. Δ is the W3−W1 difference. Shaded rows are items addressed by at least one practice the respective team introduced. The final column gives the two-sided Mann–Whitney p value for PE (W3 vs. W1); no SEP comparison reached p &lt; .05, the smallest being Q20 (p = .10) and Q8 (p = .11).</w:t>
      </w:r>
      <w:commentRangeEnd w:id="17"/>
      <w:r>
        <w:rPr>
          <w:rStyle w:val="CommentReference"/>
        </w:rPr>
        <w:commentReference w:id="17"/>
      </w:r>
    </w:p>
    <w:p w14:paraId="3A945E8E" w14:textId="77777777" w:rsidR="000510BE" w:rsidRPr="005A6390" w:rsidRDefault="00000000">
      <w:pPr>
        <w:spacing w:before="110" w:after="30"/>
        <w:jc w:val="center"/>
        <w:rPr>
          <w:lang w:val="en-GB"/>
        </w:rPr>
      </w:pPr>
      <w:r w:rsidRPr="005A6390">
        <w:rPr>
          <w:noProof/>
          <w:lang w:val="en-GB"/>
        </w:rPr>
        <w:drawing>
          <wp:inline distT="0" distB="0" distL="0" distR="0" wp14:anchorId="7A7BE4CC" wp14:editId="7E056E40">
            <wp:extent cx="5943600" cy="2352675"/>
            <wp:effectExtent l="0" t="0" r="0" b="0"/>
            <wp:docPr id="1592807727" name="Grafik 1592807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2352675"/>
                    </a:xfrm>
                    <a:prstGeom prst="rect">
                      <a:avLst/>
                    </a:prstGeom>
                  </pic:spPr>
                </pic:pic>
              </a:graphicData>
            </a:graphic>
          </wp:inline>
        </w:drawing>
      </w:r>
    </w:p>
    <w:p w14:paraId="68FC4F71" w14:textId="77777777" w:rsidR="000510BE" w:rsidRPr="005A6390" w:rsidRDefault="00000000">
      <w:pPr>
        <w:spacing w:before="60" w:after="150" w:line="220" w:lineRule="auto"/>
        <w:rPr>
          <w:lang w:val="en-GB"/>
        </w:rPr>
      </w:pPr>
      <w:r w:rsidRPr="005A6390">
        <w:rPr>
          <w:color w:val="404752"/>
          <w:sz w:val="16"/>
          <w:szCs w:val="16"/>
          <w:lang w:val="en-GB"/>
        </w:rPr>
        <w:t>Figure 2.  Construct means by wave. Open circles mark wave 1, the tick mark wave 2 and the filled circle wave 3; the figure at the right of each row is the W3−W1 difference.</w:t>
      </w:r>
    </w:p>
    <w:p w14:paraId="3280846F" w14:textId="77777777" w:rsidR="000510BE" w:rsidRPr="005A6390" w:rsidRDefault="00000000">
      <w:pPr>
        <w:pStyle w:val="berschrift3"/>
        <w:spacing w:before="120" w:after="60"/>
        <w:rPr>
          <w:lang w:val="en-GB"/>
        </w:rPr>
      </w:pPr>
      <w:r w:rsidRPr="005A6390">
        <w:rPr>
          <w:b/>
          <w:bCs/>
          <w:i/>
          <w:iCs/>
          <w:color w:val="2B303A"/>
          <w:sz w:val="20"/>
          <w:szCs w:val="20"/>
          <w:lang w:val="en-GB"/>
        </w:rPr>
        <w:t>SEP: a uniform rise</w:t>
      </w:r>
    </w:p>
    <w:p w14:paraId="07655CC3" w14:textId="77777777" w:rsidR="000510BE" w:rsidRPr="005A6390" w:rsidRDefault="00000000">
      <w:pPr>
        <w:jc w:val="both"/>
        <w:rPr>
          <w:lang w:val="en-GB"/>
        </w:rPr>
      </w:pPr>
      <w:r w:rsidRPr="005A6390">
        <w:rPr>
          <w:lang w:val="en-GB"/>
        </w:rPr>
        <w:t>At SEP seventeen of eighteen items rose between W1 and W3 and one fell marginally (sign test p &lt; .001). The overall index moved from 4.53 to 4.93. The largest single movement is exactly where the interviews predicted it: comprehensibility of decisions (Q8) rose from 3.57 to 4.75, the only baseline item below 4.0 in this case, and the corresponding construct C2 gained +0.90. The team's follow-up meeting documents the mechanism — automatic AI-generated minutes were introduced, stored in a central location, with decisions highlighted. Perceived productivity (Q20) rose by +0.71 and the recommendation item (Q21) by +0.43.</w:t>
      </w:r>
    </w:p>
    <w:p w14:paraId="56A44E6D" w14:textId="77777777" w:rsidR="000510BE" w:rsidRPr="005A6390" w:rsidRDefault="00000000">
      <w:pPr>
        <w:jc w:val="both"/>
        <w:rPr>
          <w:lang w:val="en-GB"/>
        </w:rPr>
      </w:pPr>
      <w:r w:rsidRPr="005A6390">
        <w:rPr>
          <w:lang w:val="en-GB"/>
        </w:rPr>
        <w:t>But the rise is not selective. Items that no introduced measure addresses rose just as much as those that do (+0.40 versus +0.40; Figure 3a), and by W3 thirteen of eighteen items sit at a mean of exactly 5.00. The predicted pattern does not match, and the case runs into a ceiling.</w:t>
      </w:r>
    </w:p>
    <w:p w14:paraId="78617E2A" w14:textId="77777777" w:rsidR="000510BE" w:rsidRPr="005A6390" w:rsidRDefault="00000000">
      <w:pPr>
        <w:pStyle w:val="berschrift3"/>
        <w:spacing w:before="120" w:after="60"/>
        <w:rPr>
          <w:lang w:val="en-GB"/>
        </w:rPr>
      </w:pPr>
      <w:r w:rsidRPr="005A6390">
        <w:rPr>
          <w:b/>
          <w:bCs/>
          <w:i/>
          <w:iCs/>
          <w:color w:val="2B303A"/>
          <w:sz w:val="20"/>
          <w:szCs w:val="20"/>
          <w:lang w:val="en-GB"/>
        </w:rPr>
        <w:t>PE: a localised rise</w:t>
      </w:r>
    </w:p>
    <w:p w14:paraId="4F3217E7" w14:textId="77777777" w:rsidR="000510BE" w:rsidRPr="005A6390" w:rsidRDefault="00000000">
      <w:pPr>
        <w:jc w:val="both"/>
        <w:rPr>
          <w:lang w:val="en-GB"/>
        </w:rPr>
      </w:pPr>
      <w:commentRangeStart w:id="1"/>
      <w:r w:rsidRPr="005A6390">
        <w:rPr>
          <w:lang w:val="en-GB"/>
        </w:rPr>
        <w:t xml:space="preserve">At PE the overall index moved only from 4.25 to 4.36, and ten items rose while eight fell (sign test p = .81). Read at that level the intervention looks ineffective. Read at the level of the pattern it looks the opposite. All seven items addressed by the introduced practices rose (sign test p = .016), with a mean gain of +0.45: access to information +0.83, focus time </w:t>
      </w:r>
      <w:commentRangeEnd w:id="1"/>
      <w:r>
        <w:rPr>
          <w:rStyle w:val="CommentReference"/>
        </w:rPr>
        <w:commentReference w:id="1"/>
      </w:r>
      <w:r w:rsidRPr="005A6390">
        <w:rPr>
          <w:lang w:val="en-GB"/>
        </w:rPr>
        <w:lastRenderedPageBreak/>
        <w:t>+0.67, meeting rules +0.58, asynchronous collaboration +0.40, remote document collaboration +0.33. Of the eleven items no introduced measure addresses, three rose and eight fell, for a mean of −0.11 (p = .23). Figure 3b shows the two trajectories separating.</w:t>
      </w:r>
    </w:p>
    <w:p w14:paraId="4FCBE27E" w14:textId="77777777" w:rsidR="000510BE" w:rsidRPr="005A6390" w:rsidRDefault="00000000">
      <w:pPr>
        <w:jc w:val="both"/>
        <w:rPr>
          <w:lang w:val="en-GB"/>
        </w:rPr>
      </w:pPr>
      <w:r w:rsidRPr="005A6390">
        <w:rPr>
          <w:lang w:val="en-GB"/>
        </w:rPr>
        <w:t>The three items with the lowest baseline in the whole study — focus time (3.13), information access (3.38) and meeting rules (3.63) — are the three that improved most. The open answers corroborate the mechanism: at W1 respondents named “</w:t>
      </w:r>
      <w:r w:rsidRPr="00FF72B5">
        <w:rPr>
          <w:color w:val="A02B93" w:themeColor="accent5"/>
          <w:lang w:val="en-GB"/>
          <w:rPrChange w:id="195" w:author="Müller, Katharina" w:date="2026-09-26T09:16:00Z" w16du:dateUtc="2026-09-26T07:16:00Z">
            <w:rPr>
              <w:lang w:val="en-GB"/>
            </w:rPr>
          </w:rPrChange>
        </w:rPr>
        <w:t>Kommunikation (</w:t>
      </w:r>
      <w:proofErr w:type="spellStart"/>
      <w:r w:rsidRPr="00FF72B5">
        <w:rPr>
          <w:color w:val="A02B93" w:themeColor="accent5"/>
          <w:lang w:val="en-GB"/>
          <w:rPrChange w:id="196" w:author="Müller, Katharina" w:date="2026-09-26T09:16:00Z" w16du:dateUtc="2026-09-26T07:16:00Z">
            <w:rPr>
              <w:lang w:val="en-GB"/>
            </w:rPr>
          </w:rPrChange>
        </w:rPr>
        <w:t>Regeln</w:t>
      </w:r>
      <w:proofErr w:type="spellEnd"/>
      <w:r w:rsidRPr="00FF72B5">
        <w:rPr>
          <w:color w:val="A02B93" w:themeColor="accent5"/>
          <w:lang w:val="en-GB"/>
          <w:rPrChange w:id="197" w:author="Müller, Katharina" w:date="2026-09-26T09:16:00Z" w16du:dateUtc="2026-09-26T07:16:00Z">
            <w:rPr>
              <w:lang w:val="en-GB"/>
            </w:rPr>
          </w:rPrChange>
        </w:rPr>
        <w:t xml:space="preserve">, </w:t>
      </w:r>
      <w:proofErr w:type="spellStart"/>
      <w:r w:rsidRPr="00FF72B5">
        <w:rPr>
          <w:color w:val="A02B93" w:themeColor="accent5"/>
          <w:lang w:val="en-GB"/>
          <w:rPrChange w:id="198" w:author="Müller, Katharina" w:date="2026-09-26T09:16:00Z" w16du:dateUtc="2026-09-26T07:16:00Z">
            <w:rPr>
              <w:lang w:val="en-GB"/>
            </w:rPr>
          </w:rPrChange>
        </w:rPr>
        <w:t>Antwortzeiten</w:t>
      </w:r>
      <w:proofErr w:type="spellEnd"/>
      <w:r w:rsidRPr="00FF72B5">
        <w:rPr>
          <w:color w:val="A02B93" w:themeColor="accent5"/>
          <w:lang w:val="en-GB"/>
          <w:rPrChange w:id="199" w:author="Müller, Katharina" w:date="2026-09-26T09:16:00Z" w16du:dateUtc="2026-09-26T07:16:00Z">
            <w:rPr>
              <w:lang w:val="en-GB"/>
            </w:rPr>
          </w:rPrChange>
        </w:rPr>
        <w:t xml:space="preserve">, …), </w:t>
      </w:r>
      <w:proofErr w:type="spellStart"/>
      <w:r w:rsidRPr="00FF72B5">
        <w:rPr>
          <w:color w:val="A02B93" w:themeColor="accent5"/>
          <w:lang w:val="en-GB"/>
          <w:rPrChange w:id="200" w:author="Müller, Katharina" w:date="2026-09-26T09:16:00Z" w16du:dateUtc="2026-09-26T07:16:00Z">
            <w:rPr>
              <w:lang w:val="en-GB"/>
            </w:rPr>
          </w:rPrChange>
        </w:rPr>
        <w:t>Projektmanagement</w:t>
      </w:r>
      <w:proofErr w:type="spellEnd"/>
      <w:r w:rsidRPr="00FF72B5">
        <w:rPr>
          <w:color w:val="A02B93" w:themeColor="accent5"/>
          <w:lang w:val="en-GB"/>
          <w:rPrChange w:id="201" w:author="Müller, Katharina" w:date="2026-09-26T09:16:00Z" w16du:dateUtc="2026-09-26T07:16:00Z">
            <w:rPr>
              <w:lang w:val="en-GB"/>
            </w:rPr>
          </w:rPrChange>
        </w:rPr>
        <w:t xml:space="preserve"> </w:t>
      </w:r>
      <w:proofErr w:type="spellStart"/>
      <w:r w:rsidRPr="00FF72B5">
        <w:rPr>
          <w:color w:val="A02B93" w:themeColor="accent5"/>
          <w:lang w:val="en-GB"/>
          <w:rPrChange w:id="202" w:author="Müller, Katharina" w:date="2026-09-26T09:16:00Z" w16du:dateUtc="2026-09-26T07:16:00Z">
            <w:rPr>
              <w:lang w:val="en-GB"/>
            </w:rPr>
          </w:rPrChange>
        </w:rPr>
        <w:t>allgemein</w:t>
      </w:r>
      <w:proofErr w:type="spellEnd"/>
      <w:r w:rsidRPr="00FF72B5">
        <w:rPr>
          <w:color w:val="A02B93" w:themeColor="accent5"/>
          <w:lang w:val="en-GB"/>
          <w:rPrChange w:id="203" w:author="Müller, Katharina" w:date="2026-09-26T09:16:00Z" w16du:dateUtc="2026-09-26T07:16:00Z">
            <w:rPr>
              <w:lang w:val="en-GB"/>
            </w:rPr>
          </w:rPrChange>
        </w:rPr>
        <w:t>” and “</w:t>
      </w:r>
      <w:proofErr w:type="spellStart"/>
      <w:r w:rsidRPr="00FF72B5">
        <w:rPr>
          <w:color w:val="A02B93" w:themeColor="accent5"/>
          <w:lang w:val="en-GB"/>
          <w:rPrChange w:id="204" w:author="Müller, Katharina" w:date="2026-09-26T09:16:00Z" w16du:dateUtc="2026-09-26T07:16:00Z">
            <w:rPr>
              <w:lang w:val="en-GB"/>
            </w:rPr>
          </w:rPrChange>
        </w:rPr>
        <w:t>Datenmanagement</w:t>
      </w:r>
      <w:proofErr w:type="spellEnd"/>
      <w:r w:rsidRPr="00FF72B5">
        <w:rPr>
          <w:color w:val="A02B93" w:themeColor="accent5"/>
          <w:lang w:val="en-GB"/>
          <w:rPrChange w:id="205" w:author="Müller, Katharina" w:date="2026-09-26T09:16:00Z" w16du:dateUtc="2026-09-26T07:16:00Z">
            <w:rPr>
              <w:lang w:val="en-GB"/>
            </w:rPr>
          </w:rPrChange>
        </w:rPr>
        <w:t xml:space="preserve">, </w:t>
      </w:r>
      <w:proofErr w:type="spellStart"/>
      <w:r w:rsidRPr="00FF72B5">
        <w:rPr>
          <w:color w:val="A02B93" w:themeColor="accent5"/>
          <w:lang w:val="en-GB"/>
          <w:rPrChange w:id="206" w:author="Müller, Katharina" w:date="2026-09-26T09:16:00Z" w16du:dateUtc="2026-09-26T07:16:00Z">
            <w:rPr>
              <w:lang w:val="en-GB"/>
            </w:rPr>
          </w:rPrChange>
        </w:rPr>
        <w:t>Ablage</w:t>
      </w:r>
      <w:proofErr w:type="spellEnd"/>
      <w:r w:rsidRPr="00FF72B5">
        <w:rPr>
          <w:color w:val="A02B93" w:themeColor="accent5"/>
          <w:lang w:val="en-GB"/>
          <w:rPrChange w:id="207" w:author="Müller, Katharina" w:date="2026-09-26T09:16:00Z" w16du:dateUtc="2026-09-26T07:16:00Z">
            <w:rPr>
              <w:lang w:val="en-GB"/>
            </w:rPr>
          </w:rPrChange>
        </w:rPr>
        <w:t xml:space="preserve"> von </w:t>
      </w:r>
      <w:proofErr w:type="spellStart"/>
      <w:r w:rsidRPr="00FF72B5">
        <w:rPr>
          <w:color w:val="A02B93" w:themeColor="accent5"/>
          <w:lang w:val="en-GB"/>
          <w:rPrChange w:id="208" w:author="Müller, Katharina" w:date="2026-09-26T09:16:00Z" w16du:dateUtc="2026-09-26T07:16:00Z">
            <w:rPr>
              <w:lang w:val="en-GB"/>
            </w:rPr>
          </w:rPrChange>
        </w:rPr>
        <w:t>Dokumenten</w:t>
      </w:r>
      <w:proofErr w:type="spellEnd"/>
      <w:r w:rsidRPr="00FF72B5">
        <w:rPr>
          <w:color w:val="A02B93" w:themeColor="accent5"/>
          <w:lang w:val="en-GB"/>
          <w:rPrChange w:id="209" w:author="Müller, Katharina" w:date="2026-09-26T09:16:00Z" w16du:dateUtc="2026-09-26T07:16:00Z">
            <w:rPr>
              <w:lang w:val="en-GB"/>
            </w:rPr>
          </w:rPrChange>
        </w:rPr>
        <w:t>” as the biggest improvement potentials; by W3 the most-named support was “</w:t>
      </w:r>
      <w:proofErr w:type="spellStart"/>
      <w:r w:rsidRPr="00FF72B5">
        <w:rPr>
          <w:color w:val="A02B93" w:themeColor="accent5"/>
          <w:lang w:val="en-GB"/>
          <w:rPrChange w:id="210" w:author="Müller, Katharina" w:date="2026-09-26T09:16:00Z" w16du:dateUtc="2026-09-26T07:16:00Z">
            <w:rPr>
              <w:lang w:val="en-GB"/>
            </w:rPr>
          </w:rPrChange>
        </w:rPr>
        <w:t>unser</w:t>
      </w:r>
      <w:proofErr w:type="spellEnd"/>
      <w:r w:rsidRPr="00FF72B5">
        <w:rPr>
          <w:color w:val="A02B93" w:themeColor="accent5"/>
          <w:lang w:val="en-GB"/>
          <w:rPrChange w:id="211" w:author="Müller, Katharina" w:date="2026-09-26T09:16:00Z" w16du:dateUtc="2026-09-26T07:16:00Z">
            <w:rPr>
              <w:lang w:val="en-GB"/>
            </w:rPr>
          </w:rPrChange>
        </w:rPr>
        <w:t xml:space="preserve"> </w:t>
      </w:r>
      <w:proofErr w:type="spellStart"/>
      <w:r w:rsidRPr="00FF72B5">
        <w:rPr>
          <w:color w:val="A02B93" w:themeColor="accent5"/>
          <w:lang w:val="en-GB"/>
          <w:rPrChange w:id="212" w:author="Müller, Katharina" w:date="2026-09-26T09:16:00Z" w16du:dateUtc="2026-09-26T07:16:00Z">
            <w:rPr>
              <w:lang w:val="en-GB"/>
            </w:rPr>
          </w:rPrChange>
        </w:rPr>
        <w:t>neues</w:t>
      </w:r>
      <w:proofErr w:type="spellEnd"/>
      <w:r w:rsidRPr="00FF72B5">
        <w:rPr>
          <w:color w:val="A02B93" w:themeColor="accent5"/>
          <w:lang w:val="en-GB"/>
          <w:rPrChange w:id="213" w:author="Müller, Katharina" w:date="2026-09-26T09:16:00Z" w16du:dateUtc="2026-09-26T07:16:00Z">
            <w:rPr>
              <w:lang w:val="en-GB"/>
            </w:rPr>
          </w:rPrChange>
        </w:rPr>
        <w:t xml:space="preserve"> PM-Tool” and “MS Teams, Share, </w:t>
      </w:r>
      <w:proofErr w:type="spellStart"/>
      <w:r w:rsidRPr="00FF72B5">
        <w:rPr>
          <w:color w:val="A02B93" w:themeColor="accent5"/>
          <w:lang w:val="en-GB"/>
          <w:rPrChange w:id="214" w:author="Müller, Katharina" w:date="2026-09-26T09:16:00Z" w16du:dateUtc="2026-09-26T07:16:00Z">
            <w:rPr>
              <w:lang w:val="en-GB"/>
            </w:rPr>
          </w:rPrChange>
        </w:rPr>
        <w:t>Meetingregeln</w:t>
      </w:r>
      <w:proofErr w:type="spellEnd"/>
      <w:r w:rsidRPr="00FF72B5">
        <w:rPr>
          <w:color w:val="A02B93" w:themeColor="accent5"/>
          <w:lang w:val="en-GB"/>
          <w:rPrChange w:id="215" w:author="Müller, Katharina" w:date="2026-09-26T09:16:00Z" w16du:dateUtc="2026-09-26T07:16:00Z">
            <w:rPr>
              <w:lang w:val="en-GB"/>
            </w:rPr>
          </w:rPrChange>
        </w:rPr>
        <w:t>”, while the remaining improvement potential had narrowed to “</w:t>
      </w:r>
      <w:proofErr w:type="spellStart"/>
      <w:r w:rsidRPr="00FF72B5">
        <w:rPr>
          <w:color w:val="A02B93" w:themeColor="accent5"/>
          <w:lang w:val="en-GB"/>
          <w:rPrChange w:id="216" w:author="Müller, Katharina" w:date="2026-09-26T09:16:00Z" w16du:dateUtc="2026-09-26T07:16:00Z">
            <w:rPr>
              <w:lang w:val="en-GB"/>
            </w:rPr>
          </w:rPrChange>
        </w:rPr>
        <w:t>Dokumentenablage</w:t>
      </w:r>
      <w:proofErr w:type="spellEnd"/>
      <w:r w:rsidRPr="00FF72B5">
        <w:rPr>
          <w:color w:val="A02B93" w:themeColor="accent5"/>
          <w:lang w:val="en-GB"/>
          <w:rPrChange w:id="217" w:author="Müller, Katharina" w:date="2026-09-26T09:16:00Z" w16du:dateUtc="2026-09-26T07:16:00Z">
            <w:rPr>
              <w:lang w:val="en-GB"/>
            </w:rPr>
          </w:rPrChange>
        </w:rPr>
        <w:t xml:space="preserve"> und </w:t>
      </w:r>
      <w:proofErr w:type="spellStart"/>
      <w:r w:rsidRPr="00FF72B5">
        <w:rPr>
          <w:color w:val="A02B93" w:themeColor="accent5"/>
          <w:lang w:val="en-GB"/>
          <w:rPrChange w:id="218" w:author="Müller, Katharina" w:date="2026-09-26T09:16:00Z" w16du:dateUtc="2026-09-26T07:16:00Z">
            <w:rPr>
              <w:lang w:val="en-GB"/>
            </w:rPr>
          </w:rPrChange>
        </w:rPr>
        <w:t>Dokumentation</w:t>
      </w:r>
      <w:proofErr w:type="spellEnd"/>
      <w:r w:rsidRPr="00FF72B5">
        <w:rPr>
          <w:color w:val="A02B93" w:themeColor="accent5"/>
          <w:lang w:val="en-GB"/>
          <w:rPrChange w:id="219" w:author="Müller, Katharina" w:date="2026-09-26T09:16:00Z" w16du:dateUtc="2026-09-26T07:16:00Z">
            <w:rPr>
              <w:lang w:val="en-GB"/>
            </w:rPr>
          </w:rPrChange>
        </w:rPr>
        <w:t xml:space="preserve"> von </w:t>
      </w:r>
      <w:proofErr w:type="spellStart"/>
      <w:r w:rsidRPr="00FF72B5">
        <w:rPr>
          <w:color w:val="A02B93" w:themeColor="accent5"/>
          <w:lang w:val="en-GB"/>
          <w:rPrChange w:id="220" w:author="Müller, Katharina" w:date="2026-09-26T09:16:00Z" w16du:dateUtc="2026-09-26T07:16:00Z">
            <w:rPr>
              <w:lang w:val="en-GB"/>
            </w:rPr>
          </w:rPrChange>
        </w:rPr>
        <w:t>Ergebnissen</w:t>
      </w:r>
      <w:proofErr w:type="spellEnd"/>
      <w:r w:rsidRPr="00FF72B5">
        <w:rPr>
          <w:color w:val="A02B93" w:themeColor="accent5"/>
          <w:lang w:val="en-GB"/>
          <w:rPrChange w:id="221" w:author="Müller, Katharina" w:date="2026-09-26T09:16:00Z" w16du:dateUtc="2026-09-26T07:16:00Z">
            <w:rPr>
              <w:lang w:val="en-GB"/>
            </w:rPr>
          </w:rPrChange>
        </w:rPr>
        <w:t xml:space="preserve"> und </w:t>
      </w:r>
      <w:proofErr w:type="spellStart"/>
      <w:r w:rsidRPr="00FF72B5">
        <w:rPr>
          <w:color w:val="A02B93" w:themeColor="accent5"/>
          <w:lang w:val="en-GB"/>
          <w:rPrChange w:id="222" w:author="Müller, Katharina" w:date="2026-09-26T09:16:00Z" w16du:dateUtc="2026-09-26T07:16:00Z">
            <w:rPr>
              <w:lang w:val="en-GB"/>
            </w:rPr>
          </w:rPrChange>
        </w:rPr>
        <w:t>Besprechungen</w:t>
      </w:r>
      <w:proofErr w:type="spellEnd"/>
      <w:r w:rsidRPr="00FF72B5">
        <w:rPr>
          <w:color w:val="A02B93" w:themeColor="accent5"/>
          <w:lang w:val="en-GB"/>
          <w:rPrChange w:id="223" w:author="Müller, Katharina" w:date="2026-09-26T09:16:00Z" w16du:dateUtc="2026-09-26T07:16:00Z">
            <w:rPr>
              <w:lang w:val="en-GB"/>
            </w:rPr>
          </w:rPrChange>
        </w:rPr>
        <w:t xml:space="preserve">” </w:t>
      </w:r>
      <w:r w:rsidRPr="005A6390">
        <w:rPr>
          <w:lang w:val="en-GB"/>
        </w:rPr>
        <w:t>— that is, to BP14, the practice PE had ranked third and had not yet implemented.</w:t>
      </w:r>
    </w:p>
    <w:p w14:paraId="5BBCD2FD" w14:textId="77777777" w:rsidR="000510BE" w:rsidRPr="005A6390" w:rsidRDefault="00000000">
      <w:pPr>
        <w:spacing w:before="110" w:after="30"/>
        <w:jc w:val="center"/>
        <w:rPr>
          <w:lang w:val="en-GB"/>
        </w:rPr>
      </w:pPr>
      <w:r w:rsidRPr="005A6390">
        <w:rPr>
          <w:noProof/>
          <w:lang w:val="en-GB"/>
        </w:rPr>
        <w:drawing>
          <wp:inline distT="0" distB="0" distL="0" distR="0" wp14:anchorId="31638F1A" wp14:editId="5375AA0B">
            <wp:extent cx="5943600" cy="2409825"/>
            <wp:effectExtent l="0" t="0" r="0" b="0"/>
            <wp:docPr id="191480909" name="Grafik 191480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409825"/>
                    </a:xfrm>
                    <a:prstGeom prst="rect">
                      <a:avLst/>
                    </a:prstGeom>
                  </pic:spPr>
                </pic:pic>
              </a:graphicData>
            </a:graphic>
          </wp:inline>
        </w:drawing>
      </w:r>
    </w:p>
    <w:p w14:paraId="75F71E3B" w14:textId="77777777" w:rsidR="000510BE" w:rsidRPr="005A6390" w:rsidRDefault="00000000">
      <w:pPr>
        <w:spacing w:before="60" w:after="150" w:line="220" w:lineRule="auto"/>
        <w:rPr>
          <w:lang w:val="en-GB"/>
        </w:rPr>
      </w:pPr>
      <w:r w:rsidRPr="005A6390">
        <w:rPr>
          <w:color w:val="404752"/>
          <w:sz w:val="16"/>
          <w:szCs w:val="16"/>
          <w:lang w:val="en-GB"/>
        </w:rPr>
        <w:t>Figure 3.  Pattern matching. Mean of the items addressed by the practices each team introduced versus the mean of the items not addressed. The predicted pattern — targeted items rise, non-targeted items do not — matches in PE and does not match in SEP.</w:t>
      </w:r>
    </w:p>
    <w:p w14:paraId="244FB3F9" w14:textId="77777777" w:rsidR="000510BE" w:rsidRPr="005A6390" w:rsidRDefault="00000000">
      <w:pPr>
        <w:pStyle w:val="berschrift3"/>
        <w:spacing w:before="120" w:after="60"/>
        <w:rPr>
          <w:lang w:val="en-GB"/>
        </w:rPr>
      </w:pPr>
      <w:r w:rsidRPr="005A6390">
        <w:rPr>
          <w:b/>
          <w:bCs/>
          <w:i/>
          <w:iCs/>
          <w:color w:val="2B303A"/>
          <w:sz w:val="20"/>
          <w:szCs w:val="20"/>
          <w:lang w:val="en-GB"/>
        </w:rPr>
        <w:t>Decay between the second and third wave</w:t>
      </w:r>
    </w:p>
    <w:p w14:paraId="20B81892" w14:textId="77777777" w:rsidR="000510BE" w:rsidRPr="005A6390" w:rsidRDefault="00000000">
      <w:pPr>
        <w:jc w:val="both"/>
        <w:rPr>
          <w:lang w:val="en-GB"/>
        </w:rPr>
      </w:pPr>
      <w:r w:rsidRPr="005A6390">
        <w:rPr>
          <w:lang w:val="en-GB"/>
        </w:rPr>
        <w:t xml:space="preserve">PE's targeted items gained +0.43 in the first month and only +0.02 in the second, and two constructs fell back: communication norms from 4.58 to 4.20 and focus and boundaries from 4.38 to 4.20. The measures that decayed are the ones that require continuous individual effort — keeping a status current, protecting a focus block — rather than a one-off structural change such as adopting a tool. SEP's own follow-up meeting of 6 July records the same phenomenon in words: availability communication </w:t>
      </w:r>
      <w:r w:rsidRPr="00FF72B5">
        <w:rPr>
          <w:color w:val="A02B93" w:themeColor="accent5"/>
          <w:lang w:val="en-GB"/>
          <w:rPrChange w:id="224" w:author="Müller, Katharina" w:date="2026-09-26T09:17:00Z" w16du:dateUtc="2026-09-26T07:17:00Z">
            <w:rPr>
              <w:lang w:val="en-GB"/>
            </w:rPr>
          </w:rPrChange>
        </w:rPr>
        <w:t>“</w:t>
      </w:r>
      <w:proofErr w:type="spellStart"/>
      <w:r w:rsidRPr="00FF72B5">
        <w:rPr>
          <w:color w:val="A02B93" w:themeColor="accent5"/>
          <w:lang w:val="en-GB"/>
          <w:rPrChange w:id="225" w:author="Müller, Katharina" w:date="2026-09-26T09:17:00Z" w16du:dateUtc="2026-09-26T07:17:00Z">
            <w:rPr>
              <w:lang w:val="en-GB"/>
            </w:rPr>
          </w:rPrChange>
        </w:rPr>
        <w:t>wurde</w:t>
      </w:r>
      <w:proofErr w:type="spellEnd"/>
      <w:r w:rsidRPr="00FF72B5">
        <w:rPr>
          <w:color w:val="A02B93" w:themeColor="accent5"/>
          <w:lang w:val="en-GB"/>
          <w:rPrChange w:id="226" w:author="Müller, Katharina" w:date="2026-09-26T09:17:00Z" w16du:dateUtc="2026-09-26T07:17:00Z">
            <w:rPr>
              <w:lang w:val="en-GB"/>
            </w:rPr>
          </w:rPrChange>
        </w:rPr>
        <w:t xml:space="preserve"> </w:t>
      </w:r>
      <w:proofErr w:type="spellStart"/>
      <w:r w:rsidRPr="00FF72B5">
        <w:rPr>
          <w:color w:val="A02B93" w:themeColor="accent5"/>
          <w:lang w:val="en-GB"/>
          <w:rPrChange w:id="227" w:author="Müller, Katharina" w:date="2026-09-26T09:17:00Z" w16du:dateUtc="2026-09-26T07:17:00Z">
            <w:rPr>
              <w:lang w:val="en-GB"/>
            </w:rPr>
          </w:rPrChange>
        </w:rPr>
        <w:t>teilweise</w:t>
      </w:r>
      <w:proofErr w:type="spellEnd"/>
      <w:r w:rsidRPr="00FF72B5">
        <w:rPr>
          <w:color w:val="A02B93" w:themeColor="accent5"/>
          <w:lang w:val="en-GB"/>
          <w:rPrChange w:id="228" w:author="Müller, Katharina" w:date="2026-09-26T09:17:00Z" w16du:dateUtc="2026-09-26T07:17:00Z">
            <w:rPr>
              <w:lang w:val="en-GB"/>
            </w:rPr>
          </w:rPrChange>
        </w:rPr>
        <w:t xml:space="preserve"> </w:t>
      </w:r>
      <w:proofErr w:type="spellStart"/>
      <w:r w:rsidRPr="00FF72B5">
        <w:rPr>
          <w:color w:val="A02B93" w:themeColor="accent5"/>
          <w:lang w:val="en-GB"/>
          <w:rPrChange w:id="229" w:author="Müller, Katharina" w:date="2026-09-26T09:17:00Z" w16du:dateUtc="2026-09-26T07:17:00Z">
            <w:rPr>
              <w:lang w:val="en-GB"/>
            </w:rPr>
          </w:rPrChange>
        </w:rPr>
        <w:t>gemacht</w:t>
      </w:r>
      <w:proofErr w:type="spellEnd"/>
      <w:r w:rsidRPr="00FF72B5">
        <w:rPr>
          <w:color w:val="A02B93" w:themeColor="accent5"/>
          <w:lang w:val="en-GB"/>
          <w:rPrChange w:id="230" w:author="Müller, Katharina" w:date="2026-09-26T09:17:00Z" w16du:dateUtc="2026-09-26T07:17:00Z">
            <w:rPr>
              <w:lang w:val="en-GB"/>
            </w:rPr>
          </w:rPrChange>
        </w:rPr>
        <w:t xml:space="preserve"> (Teams Status + Chat), </w:t>
      </w:r>
      <w:proofErr w:type="spellStart"/>
      <w:r w:rsidRPr="00FF72B5">
        <w:rPr>
          <w:color w:val="A02B93" w:themeColor="accent5"/>
          <w:lang w:val="en-GB"/>
          <w:rPrChange w:id="231" w:author="Müller, Katharina" w:date="2026-09-26T09:17:00Z" w16du:dateUtc="2026-09-26T07:17:00Z">
            <w:rPr>
              <w:lang w:val="en-GB"/>
            </w:rPr>
          </w:rPrChange>
        </w:rPr>
        <w:t>ist</w:t>
      </w:r>
      <w:proofErr w:type="spellEnd"/>
      <w:r w:rsidRPr="00FF72B5">
        <w:rPr>
          <w:color w:val="A02B93" w:themeColor="accent5"/>
          <w:lang w:val="en-GB"/>
          <w:rPrChange w:id="232" w:author="Müller, Katharina" w:date="2026-09-26T09:17:00Z" w16du:dateUtc="2026-09-26T07:17:00Z">
            <w:rPr>
              <w:lang w:val="en-GB"/>
            </w:rPr>
          </w:rPrChange>
        </w:rPr>
        <w:t xml:space="preserve"> </w:t>
      </w:r>
      <w:proofErr w:type="spellStart"/>
      <w:r w:rsidRPr="00FF72B5">
        <w:rPr>
          <w:color w:val="A02B93" w:themeColor="accent5"/>
          <w:lang w:val="en-GB"/>
          <w:rPrChange w:id="233" w:author="Müller, Katharina" w:date="2026-09-26T09:17:00Z" w16du:dateUtc="2026-09-26T07:17:00Z">
            <w:rPr>
              <w:lang w:val="en-GB"/>
            </w:rPr>
          </w:rPrChange>
        </w:rPr>
        <w:t>jedoch</w:t>
      </w:r>
      <w:proofErr w:type="spellEnd"/>
      <w:r w:rsidRPr="00FF72B5">
        <w:rPr>
          <w:color w:val="A02B93" w:themeColor="accent5"/>
          <w:lang w:val="en-GB"/>
          <w:rPrChange w:id="234" w:author="Müller, Katharina" w:date="2026-09-26T09:17:00Z" w16du:dateUtc="2026-09-26T07:17:00Z">
            <w:rPr>
              <w:lang w:val="en-GB"/>
            </w:rPr>
          </w:rPrChange>
        </w:rPr>
        <w:t xml:space="preserve"> </w:t>
      </w:r>
      <w:proofErr w:type="spellStart"/>
      <w:r w:rsidRPr="00FF72B5">
        <w:rPr>
          <w:color w:val="A02B93" w:themeColor="accent5"/>
          <w:lang w:val="en-GB"/>
          <w:rPrChange w:id="235" w:author="Müller, Katharina" w:date="2026-09-26T09:17:00Z" w16du:dateUtc="2026-09-26T07:17:00Z">
            <w:rPr>
              <w:lang w:val="en-GB"/>
            </w:rPr>
          </w:rPrChange>
        </w:rPr>
        <w:t>wieder</w:t>
      </w:r>
      <w:proofErr w:type="spellEnd"/>
      <w:r w:rsidRPr="00FF72B5">
        <w:rPr>
          <w:color w:val="A02B93" w:themeColor="accent5"/>
          <w:lang w:val="en-GB"/>
          <w:rPrChange w:id="236" w:author="Müller, Katharina" w:date="2026-09-26T09:17:00Z" w16du:dateUtc="2026-09-26T07:17:00Z">
            <w:rPr>
              <w:lang w:val="en-GB"/>
            </w:rPr>
          </w:rPrChange>
        </w:rPr>
        <w:t xml:space="preserve"> </w:t>
      </w:r>
      <w:proofErr w:type="spellStart"/>
      <w:r w:rsidRPr="00FF72B5">
        <w:rPr>
          <w:color w:val="A02B93" w:themeColor="accent5"/>
          <w:lang w:val="en-GB"/>
          <w:rPrChange w:id="237" w:author="Müller, Katharina" w:date="2026-09-26T09:17:00Z" w16du:dateUtc="2026-09-26T07:17:00Z">
            <w:rPr>
              <w:lang w:val="en-GB"/>
            </w:rPr>
          </w:rPrChange>
        </w:rPr>
        <w:t>etwas</w:t>
      </w:r>
      <w:proofErr w:type="spellEnd"/>
      <w:r w:rsidRPr="00FF72B5">
        <w:rPr>
          <w:color w:val="A02B93" w:themeColor="accent5"/>
          <w:lang w:val="en-GB"/>
          <w:rPrChange w:id="238" w:author="Müller, Katharina" w:date="2026-09-26T09:17:00Z" w16du:dateUtc="2026-09-26T07:17:00Z">
            <w:rPr>
              <w:lang w:val="en-GB"/>
            </w:rPr>
          </w:rPrChange>
        </w:rPr>
        <w:t xml:space="preserve"> </w:t>
      </w:r>
      <w:proofErr w:type="spellStart"/>
      <w:r w:rsidRPr="00FF72B5">
        <w:rPr>
          <w:color w:val="A02B93" w:themeColor="accent5"/>
          <w:lang w:val="en-GB"/>
          <w:rPrChange w:id="239" w:author="Müller, Katharina" w:date="2026-09-26T09:17:00Z" w16du:dateUtc="2026-09-26T07:17:00Z">
            <w:rPr>
              <w:lang w:val="en-GB"/>
            </w:rPr>
          </w:rPrChange>
        </w:rPr>
        <w:t>eingeschlafen</w:t>
      </w:r>
      <w:proofErr w:type="spellEnd"/>
      <w:r w:rsidRPr="00FF72B5">
        <w:rPr>
          <w:color w:val="A02B93" w:themeColor="accent5"/>
          <w:lang w:val="en-GB"/>
          <w:rPrChange w:id="240" w:author="Müller, Katharina" w:date="2026-09-26T09:17:00Z" w16du:dateUtc="2026-09-26T07:17:00Z">
            <w:rPr>
              <w:lang w:val="en-GB"/>
            </w:rPr>
          </w:rPrChange>
        </w:rPr>
        <w:t>”,</w:t>
      </w:r>
      <w:r w:rsidRPr="005A6390">
        <w:rPr>
          <w:lang w:val="en-GB"/>
        </w:rPr>
        <w:t xml:space="preserve"> and the team lead responded by sending a reminder to the team. SEP's index continued to rise after that reminder; PE received no comparable reinforcement between W2 and W3.</w:t>
      </w:r>
    </w:p>
    <w:p w14:paraId="51936CF5" w14:textId="77777777" w:rsidR="000510BE" w:rsidRPr="005A6390" w:rsidRDefault="00000000">
      <w:pPr>
        <w:pStyle w:val="berschrift1"/>
        <w:spacing w:before="200" w:after="96"/>
        <w:rPr>
          <w:lang w:val="en-GB"/>
        </w:rPr>
      </w:pPr>
      <w:proofErr w:type="gramStart"/>
      <w:r w:rsidRPr="005A6390">
        <w:rPr>
          <w:b/>
          <w:bCs/>
          <w:color w:val="1F3A5F"/>
          <w:sz w:val="24"/>
          <w:szCs w:val="24"/>
          <w:lang w:val="en-GB"/>
        </w:rPr>
        <w:t>5  Discussion</w:t>
      </w:r>
      <w:proofErr w:type="gramEnd"/>
    </w:p>
    <w:p w14:paraId="1FC7DDA1" w14:textId="77777777" w:rsidR="000510BE" w:rsidRPr="005A6390" w:rsidRDefault="00000000">
      <w:pPr>
        <w:pStyle w:val="berschrift2"/>
        <w:spacing w:before="150" w:after="74"/>
        <w:rPr>
          <w:lang w:val="en-GB"/>
        </w:rPr>
      </w:pPr>
      <w:proofErr w:type="gramStart"/>
      <w:r w:rsidRPr="005A6390">
        <w:rPr>
          <w:b/>
          <w:bCs/>
          <w:color w:val="2B303A"/>
          <w:sz w:val="21"/>
          <w:szCs w:val="21"/>
          <w:lang w:val="en-GB"/>
        </w:rPr>
        <w:t>5.1  The</w:t>
      </w:r>
      <w:proofErr w:type="gramEnd"/>
      <w:r w:rsidRPr="005A6390">
        <w:rPr>
          <w:b/>
          <w:bCs/>
          <w:color w:val="2B303A"/>
          <w:sz w:val="21"/>
          <w:szCs w:val="21"/>
          <w:lang w:val="en-GB"/>
        </w:rPr>
        <w:t xml:space="preserve"> practices act specifically, not globally</w:t>
      </w:r>
    </w:p>
    <w:p w14:paraId="518E2F2C" w14:textId="77777777" w:rsidR="000510BE" w:rsidRPr="005A6390" w:rsidRDefault="00000000">
      <w:pPr>
        <w:jc w:val="both"/>
        <w:rPr>
          <w:lang w:val="en-GB"/>
        </w:rPr>
      </w:pPr>
      <w:r w:rsidRPr="005A6390">
        <w:rPr>
          <w:lang w:val="en-GB"/>
        </w:rPr>
        <w:t>The central result is the contrast between the two panels of Figure 3. In PE the improvement is confined to what the introduced practices address; autonomy, leadership, goal clarity and belonging, which no measure touched, drifted slightly downwards over the same three months. This is the pattern the logic model predicts, and it is considerably more informative than a global improvement would have been, because the unaffected items act as a within-case control for anything that would have lifted the whole survey — a good quarter, summer weather, the pleasure of being studied.</w:t>
      </w:r>
    </w:p>
    <w:p w14:paraId="56B481FA" w14:textId="77777777" w:rsidR="000510BE" w:rsidRPr="005A6390" w:rsidRDefault="00000000">
      <w:pPr>
        <w:jc w:val="both"/>
        <w:rPr>
          <w:lang w:val="en-GB"/>
        </w:rPr>
      </w:pPr>
      <w:commentRangeStart w:id="22"/>
      <w:r w:rsidRPr="005A6390">
        <w:rPr>
          <w:lang w:val="en-GB"/>
        </w:rPr>
        <w:t xml:space="preserve">The practical implication is that these practices should be judged, and sold to practitioners, as targeted instruments. A team that introduces meeting rules and availability norms should expect clearer expectations and more focus </w:t>
      </w:r>
      <w:commentRangeEnd w:id="22"/>
      <w:r>
        <w:rPr>
          <w:rStyle w:val="CommentReference"/>
        </w:rPr>
        <w:commentReference w:id="22"/>
      </w:r>
      <w:proofErr w:type="gramStart"/>
      <w:r w:rsidRPr="005A6390">
        <w:rPr>
          <w:lang w:val="en-GB"/>
        </w:rPr>
        <w:t>time, and</w:t>
      </w:r>
      <w:proofErr w:type="gramEnd"/>
      <w:r w:rsidRPr="005A6390">
        <w:rPr>
          <w:lang w:val="en-GB"/>
        </w:rPr>
        <w:t xml:space="preserve"> should not expect stronger identification with company goals; obtaining that would require the practices the teams deferred. This also vindicates the context–problem–solution format of the handbook [2], [37], [38]: because each pattern names the problem it solves, it can be matched to a measured deficit rather than adopted wholesale.</w:t>
      </w:r>
    </w:p>
    <w:p w14:paraId="65EB293D" w14:textId="77777777" w:rsidR="000510BE" w:rsidRPr="005A6390" w:rsidRDefault="00000000">
      <w:pPr>
        <w:pStyle w:val="berschrift2"/>
        <w:spacing w:before="150" w:after="74"/>
        <w:rPr>
          <w:lang w:val="en-GB"/>
        </w:rPr>
      </w:pPr>
      <w:proofErr w:type="gramStart"/>
      <w:r w:rsidRPr="005A6390">
        <w:rPr>
          <w:b/>
          <w:bCs/>
          <w:color w:val="2B303A"/>
          <w:sz w:val="21"/>
          <w:szCs w:val="21"/>
          <w:lang w:val="en-GB"/>
        </w:rPr>
        <w:t>5.2  Effects</w:t>
      </w:r>
      <w:proofErr w:type="gramEnd"/>
      <w:r w:rsidRPr="005A6390">
        <w:rPr>
          <w:b/>
          <w:bCs/>
          <w:color w:val="2B303A"/>
          <w:sz w:val="21"/>
          <w:szCs w:val="21"/>
          <w:lang w:val="en-GB"/>
        </w:rPr>
        <w:t xml:space="preserve"> are largest where the deficit is largest</w:t>
      </w:r>
    </w:p>
    <w:p w14:paraId="0999E5B3" w14:textId="77777777" w:rsidR="000510BE" w:rsidRPr="005A6390" w:rsidRDefault="00000000">
      <w:pPr>
        <w:jc w:val="both"/>
        <w:rPr>
          <w:lang w:val="en-GB"/>
        </w:rPr>
      </w:pPr>
      <w:commentRangeStart w:id="6"/>
      <w:r w:rsidRPr="005A6390">
        <w:rPr>
          <w:lang w:val="en-GB"/>
        </w:rPr>
        <w:t xml:space="preserve">Across the 36 case–item observations the correlation between baseline level and subsequent gain is strongly negative (Pearson r = −.62, p &lt; .001). The five items that started below 4.0 gained +0.72 on average (range +0.33 to +1.18), whereas the eight items that started at 4.7 or above moved by −0.01 on average. Regression to the mean is an obvious rival, and with these sample sizes it cannot be excluded. But the qualitative record makes a substantive reading at least as plausible: in each case the item that improved most is the one whose mechanism the team explicitly rebuilt — decision minutes </w:t>
      </w:r>
      <w:commentRangeEnd w:id="6"/>
      <w:r>
        <w:rPr>
          <w:rStyle w:val="CommentReference"/>
        </w:rPr>
        <w:commentReference w:id="6"/>
      </w:r>
      <w:proofErr w:type="gramStart"/>
      <w:r w:rsidRPr="005A6390">
        <w:rPr>
          <w:lang w:val="en-GB"/>
        </w:rPr>
        <w:t>at</w:t>
      </w:r>
      <w:proofErr w:type="gramEnd"/>
      <w:r w:rsidRPr="005A6390">
        <w:rPr>
          <w:lang w:val="en-GB"/>
        </w:rPr>
        <w:t xml:space="preserve"> SEP, a project-management tool and a single source of truth at PE. The implication for practice is to </w:t>
      </w:r>
      <w:r w:rsidRPr="005A6390">
        <w:rPr>
          <w:lang w:val="en-GB"/>
        </w:rPr>
        <w:lastRenderedPageBreak/>
        <w:t>diagnose before prescribing, and for the handbook to be used as a menu indexed by symptom rather than as a programme.</w:t>
      </w:r>
    </w:p>
    <w:p w14:paraId="700DC403" w14:textId="77777777" w:rsidR="000510BE" w:rsidRPr="005A6390" w:rsidRDefault="00000000">
      <w:pPr>
        <w:pStyle w:val="berschrift2"/>
        <w:spacing w:before="150" w:after="74"/>
        <w:rPr>
          <w:lang w:val="en-GB"/>
        </w:rPr>
      </w:pPr>
      <w:proofErr w:type="gramStart"/>
      <w:r w:rsidRPr="005A6390">
        <w:rPr>
          <w:b/>
          <w:bCs/>
          <w:color w:val="2B303A"/>
          <w:sz w:val="21"/>
          <w:szCs w:val="21"/>
          <w:lang w:val="en-GB"/>
        </w:rPr>
        <w:t>5.3  Rival</w:t>
      </w:r>
      <w:proofErr w:type="gramEnd"/>
      <w:r w:rsidRPr="005A6390">
        <w:rPr>
          <w:b/>
          <w:bCs/>
          <w:color w:val="2B303A"/>
          <w:sz w:val="21"/>
          <w:szCs w:val="21"/>
          <w:lang w:val="en-GB"/>
        </w:rPr>
        <w:t xml:space="preserve"> explanations, and why the mature case is inconclusive</w:t>
      </w:r>
    </w:p>
    <w:p w14:paraId="5B25ABF0" w14:textId="77777777" w:rsidR="000510BE" w:rsidRPr="005A6390" w:rsidRDefault="00000000">
      <w:pPr>
        <w:jc w:val="both"/>
        <w:rPr>
          <w:lang w:val="en-GB"/>
        </w:rPr>
      </w:pPr>
      <w:r w:rsidRPr="005A6390">
        <w:rPr>
          <w:lang w:val="en-GB"/>
        </w:rPr>
        <w:t>SEP improved on almost everything, including items no measure addressed. Four rivals compete with the intervention. First, and most seriously, SEP introduced AI-assisted development organisation-wide during the observation window; the team lead described tooling in the July follow-up as “</w:t>
      </w:r>
      <w:proofErr w:type="spellStart"/>
      <w:r w:rsidRPr="00642F83">
        <w:rPr>
          <w:color w:val="A02B93" w:themeColor="accent5"/>
          <w:lang w:val="en-GB"/>
          <w:rPrChange w:id="241" w:author="Müller, Katharina" w:date="2026-09-26T09:21:00Z" w16du:dateUtc="2026-09-26T07:21:00Z">
            <w:rPr>
              <w:lang w:val="en-GB"/>
            </w:rPr>
          </w:rPrChange>
        </w:rPr>
        <w:t>ein</w:t>
      </w:r>
      <w:proofErr w:type="spellEnd"/>
      <w:r w:rsidRPr="00642F83">
        <w:rPr>
          <w:color w:val="A02B93" w:themeColor="accent5"/>
          <w:lang w:val="en-GB"/>
          <w:rPrChange w:id="242" w:author="Müller, Katharina" w:date="2026-09-26T09:21:00Z" w16du:dateUtc="2026-09-26T07:21:00Z">
            <w:rPr>
              <w:lang w:val="en-GB"/>
            </w:rPr>
          </w:rPrChange>
        </w:rPr>
        <w:t xml:space="preserve"> </w:t>
      </w:r>
      <w:proofErr w:type="spellStart"/>
      <w:r w:rsidRPr="00642F83">
        <w:rPr>
          <w:color w:val="A02B93" w:themeColor="accent5"/>
          <w:lang w:val="en-GB"/>
          <w:rPrChange w:id="243" w:author="Müller, Katharina" w:date="2026-09-26T09:21:00Z" w16du:dateUtc="2026-09-26T07:21:00Z">
            <w:rPr>
              <w:lang w:val="en-GB"/>
            </w:rPr>
          </w:rPrChange>
        </w:rPr>
        <w:t>tatsächlicher</w:t>
      </w:r>
      <w:proofErr w:type="spellEnd"/>
      <w:r w:rsidRPr="00642F83">
        <w:rPr>
          <w:color w:val="A02B93" w:themeColor="accent5"/>
          <w:lang w:val="en-GB"/>
          <w:rPrChange w:id="244" w:author="Müller, Katharina" w:date="2026-09-26T09:21:00Z" w16du:dateUtc="2026-09-26T07:21:00Z">
            <w:rPr>
              <w:lang w:val="en-GB"/>
            </w:rPr>
          </w:rPrChange>
        </w:rPr>
        <w:t xml:space="preserve"> Boost</w:t>
      </w:r>
      <w:commentRangeStart w:id="19"/>
      <w:r w:rsidRPr="005A6390">
        <w:rPr>
          <w:lang w:val="en-GB"/>
        </w:rPr>
        <w:t>”. A change of that magnitude plausibly lifts perceived productivity (+0.71) and, through it, the general tenor of a satisfaction survey. Second, respondent attrition ran 8 → 5 → 4, and it was not random: in W1 and W2 the lowest ratings on almost every item came from the one respondent who described their work split as fully remote, and no W3 respondent describes such a split. With four respondents, losing one critical voice moves an item mean by up to 0.25. Third, a ceiling: thirteen of eighteen items reach 5.00 and the remaining five reach 4.75, so the instrument can no longer discriminate. Fourth, research-participation effects — being measured monthly by a university is itself an intervention [33].</w:t>
      </w:r>
      <w:commentRangeEnd w:id="19"/>
      <w:r>
        <w:rPr>
          <w:rStyle w:val="CommentReference"/>
        </w:rPr>
        <w:commentReference w:id="19"/>
      </w:r>
    </w:p>
    <w:p w14:paraId="4F41F1F9" w14:textId="25D8DE36" w:rsidR="000510BE" w:rsidRPr="005A6390" w:rsidRDefault="00000000">
      <w:pPr>
        <w:jc w:val="both"/>
        <w:rPr>
          <w:lang w:val="en-GB"/>
        </w:rPr>
      </w:pPr>
      <w:commentRangeStart w:id="9"/>
      <w:r w:rsidRPr="005A6390">
        <w:rPr>
          <w:lang w:val="en-GB"/>
        </w:rPr>
        <w:t>None of these rivals is excluded by our data, and we therefore treat SEP as an inconclusive rather than a confirming case. Yin's replication logic accommodates this: what we obtained is not the literal replication we expected but a theoretical one, in which the mature organisation's high baseline, its concurrent tooling change and its sample attrition jointly prevent the design from discriminating. The same rivals apply far less to PE, where non-targeted items moved in the opposite direction from targeted ones</w:t>
      </w:r>
      <w:commentRangeEnd w:id="9"/>
      <w:r>
        <w:rPr>
          <w:rStyle w:val="CommentReference"/>
        </w:rPr>
        <w:commentReference w:id="9"/>
      </w:r>
      <w:del w:id="245" w:author="Müller, Katharina" w:date="2026-09-26T09:24:00Z" w16du:dateUtc="2026-09-26T07:24:00Z">
        <w:r w:rsidRPr="005A6390" w:rsidDel="00642F83">
          <w:rPr>
            <w:lang w:val="en-GB"/>
          </w:rPr>
          <w:delText xml:space="preserve"> and respondent numbers were stable at four to five</w:delText>
        </w:r>
      </w:del>
      <w:r w:rsidRPr="005A6390">
        <w:rPr>
          <w:lang w:val="en-GB"/>
        </w:rPr>
        <w:t>.</w:t>
      </w:r>
    </w:p>
    <w:p w14:paraId="2FECCADB" w14:textId="77777777" w:rsidR="000510BE" w:rsidRPr="005A6390" w:rsidRDefault="00000000">
      <w:pPr>
        <w:pStyle w:val="berschrift2"/>
        <w:spacing w:before="150" w:after="74"/>
        <w:rPr>
          <w:lang w:val="en-GB"/>
        </w:rPr>
      </w:pPr>
      <w:proofErr w:type="gramStart"/>
      <w:r w:rsidRPr="005A6390">
        <w:rPr>
          <w:b/>
          <w:bCs/>
          <w:color w:val="2B303A"/>
          <w:sz w:val="21"/>
          <w:szCs w:val="21"/>
          <w:lang w:val="en-GB"/>
        </w:rPr>
        <w:t>5.4  Norms</w:t>
      </w:r>
      <w:proofErr w:type="gramEnd"/>
      <w:r w:rsidRPr="005A6390">
        <w:rPr>
          <w:b/>
          <w:bCs/>
          <w:color w:val="2B303A"/>
          <w:sz w:val="21"/>
          <w:szCs w:val="21"/>
          <w:lang w:val="en-GB"/>
        </w:rPr>
        <w:t xml:space="preserve"> decay; structures do not</w:t>
      </w:r>
    </w:p>
    <w:p w14:paraId="2A2EEE87" w14:textId="77777777" w:rsidR="000510BE" w:rsidRPr="005A6390" w:rsidRDefault="00000000">
      <w:pPr>
        <w:jc w:val="both"/>
        <w:rPr>
          <w:lang w:val="en-GB"/>
        </w:rPr>
      </w:pPr>
      <w:commentRangeStart w:id="8"/>
      <w:r w:rsidRPr="005A6390">
        <w:rPr>
          <w:lang w:val="en-GB"/>
        </w:rPr>
        <w:t xml:space="preserve">The W2-to-W3 flattening at PE, and the explicit observation </w:t>
      </w:r>
      <w:commentRangeEnd w:id="8"/>
      <w:r>
        <w:rPr>
          <w:rStyle w:val="CommentReference"/>
        </w:rPr>
        <w:commentReference w:id="8"/>
      </w:r>
      <w:proofErr w:type="gramStart"/>
      <w:r w:rsidRPr="005A6390">
        <w:rPr>
          <w:lang w:val="en-GB"/>
        </w:rPr>
        <w:t>at</w:t>
      </w:r>
      <w:proofErr w:type="gramEnd"/>
      <w:r w:rsidRPr="005A6390">
        <w:rPr>
          <w:lang w:val="en-GB"/>
        </w:rPr>
        <w:t xml:space="preserve"> SEP that availability communication had “fallen asleep” again after two months, both point to the sustainment problem that the organisational-intervention literature has documented outside software engineering [34], [35]. Our data suggest a useful distinction. Measures that change a structure — adopting a project-management tool, generating minutes automatically, defining a folder logic — held their gains, because the structure keeps working when attention lapses. Measures that depend on recurring individual discipline — updating a status, defending a focus block, honouring a response window — decayed within two months unless someone reasserted them. </w:t>
      </w:r>
      <w:r w:rsidRPr="00A565E7">
        <w:rPr>
          <w:color w:val="A02B93" w:themeColor="accent5"/>
          <w:lang w:val="en-GB"/>
          <w:rPrChange w:id="246" w:author="Müller, Katharina" w:date="2026-09-26T09:25:00Z" w16du:dateUtc="2026-09-26T07:25:00Z">
            <w:rPr>
              <w:lang w:val="en-GB"/>
            </w:rPr>
          </w:rPrChange>
        </w:rPr>
        <w:t>The three-month horizon of this study is therefore not merely a limitation</w:t>
      </w:r>
      <w:r w:rsidRPr="005A6390">
        <w:rPr>
          <w:lang w:val="en-GB"/>
        </w:rPr>
        <w:t>; it is roughly the horizon at which the difference between the two kinds of measure becomes visible. For practitioners we draw the concrete recommendation to pair every norm-type practice with a structural carrier (a calendar convention, a bot, a template) and with an explicit owner who re-raises it.</w:t>
      </w:r>
    </w:p>
    <w:p w14:paraId="65818902" w14:textId="77777777" w:rsidR="000510BE" w:rsidRPr="005A6390" w:rsidRDefault="00000000">
      <w:pPr>
        <w:pStyle w:val="berschrift2"/>
        <w:spacing w:before="150" w:after="74"/>
        <w:rPr>
          <w:lang w:val="en-GB"/>
        </w:rPr>
      </w:pPr>
      <w:proofErr w:type="gramStart"/>
      <w:r w:rsidRPr="005A6390">
        <w:rPr>
          <w:b/>
          <w:bCs/>
          <w:color w:val="2B303A"/>
          <w:sz w:val="21"/>
          <w:szCs w:val="21"/>
          <w:lang w:val="en-GB"/>
        </w:rPr>
        <w:t>5.5  Relation</w:t>
      </w:r>
      <w:proofErr w:type="gramEnd"/>
      <w:r w:rsidRPr="005A6390">
        <w:rPr>
          <w:b/>
          <w:bCs/>
          <w:color w:val="2B303A"/>
          <w:sz w:val="21"/>
          <w:szCs w:val="21"/>
          <w:lang w:val="en-GB"/>
        </w:rPr>
        <w:t xml:space="preserve"> to existing research</w:t>
      </w:r>
    </w:p>
    <w:p w14:paraId="3571F502" w14:textId="77777777" w:rsidR="000510BE" w:rsidRPr="005A6390" w:rsidRDefault="00000000">
      <w:pPr>
        <w:jc w:val="both"/>
        <w:rPr>
          <w:lang w:val="en-GB"/>
        </w:rPr>
      </w:pPr>
      <w:r w:rsidRPr="005A6390">
        <w:rPr>
          <w:lang w:val="en-GB"/>
        </w:rPr>
        <w:t xml:space="preserve">The finding that explicit response-time expectations reduce interruption pressure is consistent with Mark et al. on the cost of interrupted work [14] and with de Andrade et al.'s meeting recommendations [12], which our study now supplies with field evidence. That both teams retained high autonomy, trust and belonging scores throughout, and that these were high before any intervention, is consistent with Edmondson [15] and </w:t>
      </w:r>
      <w:proofErr w:type="spellStart"/>
      <w:r w:rsidRPr="005A6390">
        <w:rPr>
          <w:lang w:val="en-GB"/>
        </w:rPr>
        <w:t>Jarvenpaa</w:t>
      </w:r>
      <w:proofErr w:type="spellEnd"/>
      <w:r w:rsidRPr="005A6390">
        <w:rPr>
          <w:lang w:val="en-GB"/>
        </w:rPr>
        <w:t xml:space="preserve"> and Leidner [16] and suggests that psychological safety is a precondition for norm-type practices rather than an outcome of them: in teams where an unanswered message is already regarded as “</w:t>
      </w:r>
      <w:proofErr w:type="spellStart"/>
      <w:r w:rsidRPr="009409C9">
        <w:rPr>
          <w:color w:val="A02B93" w:themeColor="accent5"/>
          <w:lang w:val="en-GB"/>
          <w:rPrChange w:id="247" w:author="Müller, Katharina" w:date="2026-09-26T09:26:00Z" w16du:dateUtc="2026-09-26T07:26:00Z">
            <w:rPr>
              <w:lang w:val="en-GB"/>
            </w:rPr>
          </w:rPrChange>
        </w:rPr>
        <w:t>ein</w:t>
      </w:r>
      <w:proofErr w:type="spellEnd"/>
      <w:r w:rsidRPr="009409C9">
        <w:rPr>
          <w:color w:val="A02B93" w:themeColor="accent5"/>
          <w:lang w:val="en-GB"/>
          <w:rPrChange w:id="248" w:author="Müller, Katharina" w:date="2026-09-26T09:26:00Z" w16du:dateUtc="2026-09-26T07:26:00Z">
            <w:rPr>
              <w:lang w:val="en-GB"/>
            </w:rPr>
          </w:rPrChange>
        </w:rPr>
        <w:t xml:space="preserve"> No-Go</w:t>
      </w:r>
      <w:r w:rsidRPr="005A6390">
        <w:rPr>
          <w:lang w:val="en-GB"/>
        </w:rPr>
        <w:t>”, a response SLA formalises an existing expectation instead of creating one. Finally, our observation that PE's leaders and staff disagreed about whether the working model was recommendable echoes the bimodality Ford et al. reported [3] and Nielsen and Miraglia's insistence that intervention research ask for whom a measure works [35]; here the same arrangement was comfortable for engineers with bounded tasks and corrosive for the leaders who absorbed all the unrouted communication.</w:t>
      </w:r>
    </w:p>
    <w:p w14:paraId="6FD11B0D" w14:textId="77777777" w:rsidR="000510BE" w:rsidRPr="005A6390" w:rsidRDefault="00000000">
      <w:pPr>
        <w:pStyle w:val="berschrift1"/>
        <w:spacing w:before="200" w:after="96"/>
        <w:rPr>
          <w:lang w:val="en-GB"/>
        </w:rPr>
      </w:pPr>
      <w:proofErr w:type="gramStart"/>
      <w:r w:rsidRPr="005A6390">
        <w:rPr>
          <w:b/>
          <w:bCs/>
          <w:color w:val="1F3A5F"/>
          <w:sz w:val="24"/>
          <w:szCs w:val="24"/>
          <w:lang w:val="en-GB"/>
        </w:rPr>
        <w:t>6  Limitations</w:t>
      </w:r>
      <w:proofErr w:type="gramEnd"/>
    </w:p>
    <w:p w14:paraId="4407ACF2" w14:textId="77777777" w:rsidR="000510BE" w:rsidRPr="005A6390" w:rsidRDefault="00000000">
      <w:pPr>
        <w:jc w:val="both"/>
        <w:rPr>
          <w:lang w:val="en-GB"/>
        </w:rPr>
      </w:pPr>
      <w:r w:rsidRPr="005A6390">
        <w:rPr>
          <w:b/>
          <w:bCs/>
          <w:lang w:val="en-GB"/>
        </w:rPr>
        <w:t xml:space="preserve">Construct validity. </w:t>
      </w:r>
      <w:commentRangeStart w:id="30"/>
      <w:r w:rsidRPr="005A6390">
        <w:rPr>
          <w:lang w:val="en-GB"/>
        </w:rPr>
        <w:t>All outcomes are self-reported perceptions. The handbook proposes objective KPIs — cycle time, meeting counts, response times — but neither organisation had baseline instrumentation for them, so we could not use them. Several interviews also show ratings and free text diverging: P4 rated the traceability of decisions at 4 while stating “</w:t>
      </w:r>
      <w:commentRangeEnd w:id="30"/>
      <w:r>
        <w:rPr>
          <w:rStyle w:val="CommentReference"/>
        </w:rPr>
        <w:commentReference w:id="30"/>
      </w:r>
      <w:proofErr w:type="spellStart"/>
      <w:r w:rsidRPr="005805F4">
        <w:rPr>
          <w:color w:val="A02B93" w:themeColor="accent5"/>
          <w:lang w:val="en-GB"/>
          <w:rPrChange w:id="249" w:author="Müller, Katharina" w:date="2026-09-26T09:27:00Z" w16du:dateUtc="2026-09-26T07:27:00Z">
            <w:rPr>
              <w:lang w:val="en-GB"/>
            </w:rPr>
          </w:rPrChange>
        </w:rPr>
        <w:t>wir</w:t>
      </w:r>
      <w:proofErr w:type="spellEnd"/>
      <w:r w:rsidRPr="005805F4">
        <w:rPr>
          <w:color w:val="A02B93" w:themeColor="accent5"/>
          <w:lang w:val="en-GB"/>
          <w:rPrChange w:id="250" w:author="Müller, Katharina" w:date="2026-09-26T09:27:00Z" w16du:dateUtc="2026-09-26T07:27:00Z">
            <w:rPr>
              <w:lang w:val="en-GB"/>
            </w:rPr>
          </w:rPrChange>
        </w:rPr>
        <w:t xml:space="preserve"> </w:t>
      </w:r>
      <w:proofErr w:type="spellStart"/>
      <w:r w:rsidRPr="005805F4">
        <w:rPr>
          <w:color w:val="A02B93" w:themeColor="accent5"/>
          <w:lang w:val="en-GB"/>
          <w:rPrChange w:id="251" w:author="Müller, Katharina" w:date="2026-09-26T09:27:00Z" w16du:dateUtc="2026-09-26T07:27:00Z">
            <w:rPr>
              <w:lang w:val="en-GB"/>
            </w:rPr>
          </w:rPrChange>
        </w:rPr>
        <w:t>haben</w:t>
      </w:r>
      <w:proofErr w:type="spellEnd"/>
      <w:r w:rsidRPr="005805F4">
        <w:rPr>
          <w:color w:val="A02B93" w:themeColor="accent5"/>
          <w:lang w:val="en-GB"/>
          <w:rPrChange w:id="252" w:author="Müller, Katharina" w:date="2026-09-26T09:27:00Z" w16du:dateUtc="2026-09-26T07:27:00Z">
            <w:rPr>
              <w:lang w:val="en-GB"/>
            </w:rPr>
          </w:rPrChange>
        </w:rPr>
        <w:t xml:space="preserve"> </w:t>
      </w:r>
      <w:proofErr w:type="spellStart"/>
      <w:r w:rsidRPr="005805F4">
        <w:rPr>
          <w:color w:val="A02B93" w:themeColor="accent5"/>
          <w:lang w:val="en-GB"/>
          <w:rPrChange w:id="253" w:author="Müller, Katharina" w:date="2026-09-26T09:27:00Z" w16du:dateUtc="2026-09-26T07:27:00Z">
            <w:rPr>
              <w:lang w:val="en-GB"/>
            </w:rPr>
          </w:rPrChange>
        </w:rPr>
        <w:t>nichts</w:t>
      </w:r>
      <w:proofErr w:type="spellEnd"/>
      <w:r w:rsidRPr="005805F4">
        <w:rPr>
          <w:color w:val="A02B93" w:themeColor="accent5"/>
          <w:lang w:val="en-GB"/>
          <w:rPrChange w:id="254" w:author="Müller, Katharina" w:date="2026-09-26T09:27:00Z" w16du:dateUtc="2026-09-26T07:27:00Z">
            <w:rPr>
              <w:lang w:val="en-GB"/>
            </w:rPr>
          </w:rPrChange>
        </w:rPr>
        <w:t xml:space="preserve"> </w:t>
      </w:r>
      <w:proofErr w:type="spellStart"/>
      <w:r w:rsidRPr="005805F4">
        <w:rPr>
          <w:color w:val="A02B93" w:themeColor="accent5"/>
          <w:lang w:val="en-GB"/>
          <w:rPrChange w:id="255" w:author="Müller, Katharina" w:date="2026-09-26T09:27:00Z" w16du:dateUtc="2026-09-26T07:27:00Z">
            <w:rPr>
              <w:lang w:val="en-GB"/>
            </w:rPr>
          </w:rPrChange>
        </w:rPr>
        <w:t>dokumentiert</w:t>
      </w:r>
      <w:proofErr w:type="spellEnd"/>
      <w:r w:rsidRPr="005A6390">
        <w:rPr>
          <w:lang w:val="en-GB"/>
        </w:rPr>
        <w:t>”, and P1 rated information access at 4 before explaining that the real problem is finding the information. Likert ratings on their own understate the problem level, which is why we report them alongside the qualitative material rather than instead of it.</w:t>
      </w:r>
    </w:p>
    <w:p w14:paraId="7582970D" w14:textId="77777777" w:rsidR="000510BE" w:rsidRPr="005A6390" w:rsidRDefault="00000000">
      <w:pPr>
        <w:jc w:val="both"/>
        <w:rPr>
          <w:lang w:val="en-GB"/>
        </w:rPr>
      </w:pPr>
      <w:r w:rsidRPr="005A6390">
        <w:rPr>
          <w:b/>
          <w:bCs/>
          <w:lang w:val="en-GB"/>
        </w:rPr>
        <w:t xml:space="preserve">Internal validity. </w:t>
      </w:r>
      <w:r w:rsidRPr="005A6390">
        <w:rPr>
          <w:lang w:val="en-GB"/>
        </w:rPr>
        <w:t xml:space="preserve">There is no control team, and the design is a repeated cross-section rather than a panel: anonymity prevents respondent-level pairing, and the composition of the respondent group changes from wave to wave. The targeted/non-targeted contrast substitutes for a control group but cannot rule out that a team simply attends more to what it has recently discussed. Concurrent organisational change — decisively the introduction of AI-assisted development </w:t>
      </w:r>
      <w:proofErr w:type="gramStart"/>
      <w:r w:rsidRPr="005A6390">
        <w:rPr>
          <w:lang w:val="en-GB"/>
        </w:rPr>
        <w:t>at</w:t>
      </w:r>
      <w:proofErr w:type="gramEnd"/>
      <w:r w:rsidRPr="005A6390">
        <w:rPr>
          <w:lang w:val="en-GB"/>
        </w:rPr>
        <w:t xml:space="preserve"> SEP — is not controlled. The researcher who conducted the interviews also facilitated the workshops and retrospectives, which brings the study close to action research [28] and creates a risk of both desirability bias in responses and over-attribution in interpretation.</w:t>
      </w:r>
    </w:p>
    <w:p w14:paraId="2DE9D771" w14:textId="77777777" w:rsidR="000510BE" w:rsidRPr="005A6390" w:rsidRDefault="00000000">
      <w:pPr>
        <w:jc w:val="both"/>
        <w:rPr>
          <w:lang w:val="en-GB"/>
        </w:rPr>
      </w:pPr>
      <w:r w:rsidRPr="005A6390">
        <w:rPr>
          <w:b/>
          <w:bCs/>
          <w:lang w:val="en-GB"/>
        </w:rPr>
        <w:lastRenderedPageBreak/>
        <w:t xml:space="preserve">Statistical conclusion validity. </w:t>
      </w:r>
      <w:r w:rsidRPr="005A6390">
        <w:rPr>
          <w:lang w:val="en-GB"/>
        </w:rPr>
        <w:t xml:space="preserve">Group sizes of four to eight give very low power; the p values reported in Table 3 describe pattern strength and must not be read as confirmatory tests, and the analysis treats ordinal ratings as interval [31], [32]. Ceiling effects </w:t>
      </w:r>
      <w:proofErr w:type="gramStart"/>
      <w:r w:rsidRPr="005A6390">
        <w:rPr>
          <w:lang w:val="en-GB"/>
        </w:rPr>
        <w:t>at</w:t>
      </w:r>
      <w:proofErr w:type="gramEnd"/>
      <w:r w:rsidRPr="005A6390">
        <w:rPr>
          <w:lang w:val="en-GB"/>
        </w:rPr>
        <w:t xml:space="preserve"> SEP are severe. We have not corrected for multiple comparisons, which is appropriate for an exploratory evaluation but means individual item-level p values should not be interpreted in isolation.</w:t>
      </w:r>
    </w:p>
    <w:p w14:paraId="7EFADE57" w14:textId="77777777" w:rsidR="000510BE" w:rsidRPr="005A6390" w:rsidRDefault="00000000">
      <w:pPr>
        <w:jc w:val="both"/>
        <w:rPr>
          <w:lang w:val="en-GB"/>
        </w:rPr>
      </w:pPr>
      <w:r w:rsidRPr="005A6390">
        <w:rPr>
          <w:b/>
          <w:bCs/>
          <w:lang w:val="en-GB"/>
        </w:rPr>
        <w:t xml:space="preserve">External validity. </w:t>
      </w:r>
      <w:r w:rsidRPr="005A6390">
        <w:rPr>
          <w:lang w:val="en-GB"/>
        </w:rPr>
        <w:t xml:space="preserve">Two cases, both German, both small, both in technical domains, both with high baseline trust. Yin's position is that case studies generalise to theoretical propositions, not to populations [22], and we make no claim beyond that. </w:t>
      </w:r>
      <w:commentRangeStart w:id="24"/>
      <w:r w:rsidRPr="005805F4">
        <w:rPr>
          <w:color w:val="A02B93" w:themeColor="accent5"/>
          <w:lang w:val="en-GB"/>
          <w:rPrChange w:id="256" w:author="Müller, Katharina" w:date="2026-09-26T09:28:00Z" w16du:dateUtc="2026-09-26T07:28:00Z">
            <w:rPr>
              <w:lang w:val="en-GB"/>
            </w:rPr>
          </w:rPrChange>
        </w:rPr>
        <w:t xml:space="preserve">The three-month observation window </w:t>
      </w:r>
      <w:r w:rsidRPr="005A6390">
        <w:rPr>
          <w:lang w:val="en-GB"/>
        </w:rPr>
        <w:t>is short for the practices with the longest expected latency — BP09 and BP01 — and those are precisely the ones for which we can report nothing.</w:t>
      </w:r>
      <w:commentRangeEnd w:id="24"/>
      <w:r>
        <w:rPr>
          <w:rStyle w:val="CommentReference"/>
        </w:rPr>
        <w:commentReference w:id="24"/>
      </w:r>
    </w:p>
    <w:p w14:paraId="7930BD11" w14:textId="77777777" w:rsidR="000510BE" w:rsidRPr="005A6390" w:rsidRDefault="00000000">
      <w:pPr>
        <w:jc w:val="both"/>
        <w:rPr>
          <w:lang w:val="en-GB"/>
        </w:rPr>
      </w:pPr>
      <w:commentRangeStart w:id="14"/>
      <w:r w:rsidRPr="005A6390">
        <w:rPr>
          <w:b/>
          <w:bCs/>
          <w:lang w:val="en-GB"/>
        </w:rPr>
        <w:t xml:space="preserve">Reliability. </w:t>
      </w:r>
      <w:r w:rsidRPr="005805F4">
        <w:rPr>
          <w:color w:val="A02B93" w:themeColor="accent5"/>
          <w:lang w:val="en-GB"/>
          <w:rPrChange w:id="257" w:author="Müller, Katharina" w:date="2026-09-26T09:29:00Z" w16du:dateUtc="2026-09-26T07:29:00Z">
            <w:rPr>
              <w:lang w:val="en-GB"/>
            </w:rPr>
          </w:rPrChange>
        </w:rPr>
        <w:t>Interview protocol, survey instrument and item-to-practice mapping are documented here and in the handbook [2]; the coded transcripts and the raw survey exports are held in the project's case study database and are available from the authors on request, subject to the confidentiality terms of the two research cooperation agreements</w:t>
      </w:r>
      <w:commentRangeEnd w:id="14"/>
      <w:r>
        <w:rPr>
          <w:rStyle w:val="CommentReference"/>
        </w:rPr>
        <w:commentReference w:id="14"/>
      </w:r>
      <w:r w:rsidRPr="005A6390">
        <w:rPr>
          <w:lang w:val="en-GB"/>
        </w:rPr>
        <w:t>.</w:t>
      </w:r>
    </w:p>
    <w:p w14:paraId="5DD232FB" w14:textId="77777777" w:rsidR="000510BE" w:rsidRPr="005A6390" w:rsidRDefault="00000000">
      <w:pPr>
        <w:pStyle w:val="berschrift1"/>
        <w:spacing w:before="200" w:after="96"/>
        <w:rPr>
          <w:lang w:val="en-GB"/>
        </w:rPr>
      </w:pPr>
      <w:proofErr w:type="gramStart"/>
      <w:r w:rsidRPr="005A6390">
        <w:rPr>
          <w:b/>
          <w:bCs/>
          <w:color w:val="1F3A5F"/>
          <w:sz w:val="24"/>
          <w:szCs w:val="24"/>
          <w:lang w:val="en-GB"/>
        </w:rPr>
        <w:t>7  Conclusion</w:t>
      </w:r>
      <w:proofErr w:type="gramEnd"/>
    </w:p>
    <w:p w14:paraId="63FAA01F" w14:textId="77777777" w:rsidR="000510BE" w:rsidRPr="005A6390" w:rsidRDefault="00000000">
      <w:pPr>
        <w:jc w:val="both"/>
        <w:rPr>
          <w:lang w:val="en-GB"/>
        </w:rPr>
      </w:pPr>
      <w:r w:rsidRPr="005A6390">
        <w:rPr>
          <w:lang w:val="en-GB"/>
        </w:rPr>
        <w:t>We set out to evaluate a theory of fourteen proposed best practices for work from home by introducing them in two organisations and measuring what changed. Three results stand out.</w:t>
      </w:r>
    </w:p>
    <w:p w14:paraId="20DDB668" w14:textId="77777777" w:rsidR="000510BE" w:rsidRPr="005A6390" w:rsidRDefault="00000000">
      <w:pPr>
        <w:jc w:val="both"/>
        <w:rPr>
          <w:lang w:val="en-GB"/>
        </w:rPr>
      </w:pPr>
      <w:commentRangeStart w:id="10"/>
      <w:r w:rsidRPr="005A6390">
        <w:rPr>
          <w:lang w:val="en-GB"/>
        </w:rPr>
        <w:t>First, teams do not adopt a catalogue; they adopt the cheapest part of it. Both teams, independently and from opposite starting points, converged on meeting rules, availability communication and equal information distribution — practices that require an agreement rather than a budget — and deferred every practice that would have required a structural or role change. Any handbook intended for practice should therefore be ordered by adoption cost as well as by theme.</w:t>
      </w:r>
      <w:commentRangeEnd w:id="10"/>
      <w:r>
        <w:rPr>
          <w:rStyle w:val="CommentReference"/>
        </w:rPr>
        <w:commentReference w:id="10"/>
      </w:r>
    </w:p>
    <w:p w14:paraId="74AB71E5" w14:textId="77777777" w:rsidR="000510BE" w:rsidRPr="005A6390" w:rsidRDefault="00000000">
      <w:pPr>
        <w:jc w:val="both"/>
        <w:rPr>
          <w:lang w:val="en-GB"/>
        </w:rPr>
      </w:pPr>
      <w:r w:rsidRPr="005A6390">
        <w:rPr>
          <w:lang w:val="en-GB"/>
        </w:rPr>
        <w:t>Second, the practices work specifically rather than globally. In the young organisation, where the design could discriminate, every construct addressed by an introduced practice improved and none of the constructs left untouched did. The improvement was largest exactly where the baseline deficit was largest. In the mature organisation the whole survey rose at once, and a concurrent organisation-wide tooling change explains that rise at least as well as the intervention does; we report that case as inconclusive rather than confirming.</w:t>
      </w:r>
    </w:p>
    <w:p w14:paraId="703D4E48" w14:textId="77777777" w:rsidR="000510BE" w:rsidRPr="005A6390" w:rsidRDefault="00000000">
      <w:pPr>
        <w:jc w:val="both"/>
        <w:rPr>
          <w:lang w:val="en-GB"/>
        </w:rPr>
      </w:pPr>
      <w:r w:rsidRPr="005A6390">
        <w:rPr>
          <w:lang w:val="en-GB"/>
        </w:rPr>
        <w:t>Third, norm-type practices decay. Gains concentrated in the first month after the retrospective, and the measures that depend on daily discipline had begun to fade by the third — in one case explicitly enough that management had to re-issue them. Structural measures held. For practitioners this is the actionable half of the paper: choose the practices that match a measured deficit, give every norm a structural carrier and a named owner, and re-measure monthly.</w:t>
      </w:r>
    </w:p>
    <w:p w14:paraId="7AF1162A" w14:textId="77777777" w:rsidR="000510BE" w:rsidRPr="005A6390" w:rsidRDefault="00000000">
      <w:pPr>
        <w:jc w:val="both"/>
        <w:rPr>
          <w:lang w:val="en-GB"/>
        </w:rPr>
      </w:pPr>
      <w:r w:rsidRPr="005A6390">
        <w:rPr>
          <w:lang w:val="en-GB"/>
        </w:rPr>
        <w:t>The evaluated handbook is thereby neither confirmed as a whole nor refuted. What the evidence supports is a narrower and more useful claim: as a diagnostic menu, matched symptom by symptom to a team's measured weaknesses and reinforced over time, the proposed practices move the constructs they are designed to move. Future work should extend the observation window beyond the point at which the long-latency practices could take effect, add objective indicators alongside self-reports, and include a team that receives the diagnosis but no intervention, so that the research-participation effect can finally be separated from the practices themselves.</w:t>
      </w:r>
    </w:p>
    <w:p w14:paraId="0DEC4CC3" w14:textId="77777777" w:rsidR="000510BE" w:rsidRPr="005A6390" w:rsidRDefault="00000000">
      <w:pPr>
        <w:pStyle w:val="berschrift1"/>
        <w:spacing w:before="200" w:after="96"/>
        <w:rPr>
          <w:lang w:val="en-GB"/>
        </w:rPr>
      </w:pPr>
      <w:r w:rsidRPr="005A6390">
        <w:rPr>
          <w:b/>
          <w:bCs/>
          <w:color w:val="1F3A5F"/>
          <w:sz w:val="24"/>
          <w:szCs w:val="24"/>
          <w:lang w:val="en-GB"/>
        </w:rPr>
        <w:t>Acknowledgements</w:t>
      </w:r>
    </w:p>
    <w:p w14:paraId="3D497FED" w14:textId="77777777" w:rsidR="000510BE" w:rsidRPr="005A6390" w:rsidRDefault="00000000">
      <w:pPr>
        <w:spacing w:after="160"/>
        <w:jc w:val="both"/>
        <w:rPr>
          <w:lang w:val="en-GB"/>
        </w:rPr>
      </w:pPr>
      <w:r w:rsidRPr="005A6390">
        <w:rPr>
          <w:lang w:val="en-GB"/>
        </w:rPr>
        <w:t xml:space="preserve">We thank SEP and </w:t>
      </w:r>
      <w:proofErr w:type="spellStart"/>
      <w:r w:rsidRPr="005A6390">
        <w:rPr>
          <w:lang w:val="en-GB"/>
        </w:rPr>
        <w:t>prosio</w:t>
      </w:r>
      <w:proofErr w:type="spellEnd"/>
      <w:r w:rsidRPr="005A6390">
        <w:rPr>
          <w:lang w:val="en-GB"/>
        </w:rPr>
        <w:t xml:space="preserve"> engineering for entering a research cooperation with the university, and the members of both teams for their time in the interviews, the retrospectives and </w:t>
      </w:r>
      <w:r w:rsidRPr="003F0019">
        <w:rPr>
          <w:color w:val="A02B93" w:themeColor="accent5"/>
          <w:lang w:val="en-GB"/>
          <w:rPrChange w:id="258" w:author="Müller, Katharina" w:date="2026-09-26T09:29:00Z" w16du:dateUtc="2026-09-26T07:29:00Z">
            <w:rPr>
              <w:lang w:val="en-GB"/>
            </w:rPr>
          </w:rPrChange>
        </w:rPr>
        <w:t>three months of surveys</w:t>
      </w:r>
      <w:r w:rsidRPr="005A6390">
        <w:rPr>
          <w:lang w:val="en-GB"/>
        </w:rPr>
        <w:t>.</w:t>
      </w:r>
    </w:p>
    <w:p w14:paraId="47BD6B95" w14:textId="77777777" w:rsidR="000510BE" w:rsidRPr="005A6390" w:rsidRDefault="00000000">
      <w:pPr>
        <w:pStyle w:val="berschrift1"/>
        <w:spacing w:before="200" w:after="96"/>
        <w:rPr>
          <w:lang w:val="en-GB"/>
        </w:rPr>
      </w:pPr>
      <w:r w:rsidRPr="005A6390">
        <w:rPr>
          <w:b/>
          <w:bCs/>
          <w:color w:val="1F3A5F"/>
          <w:sz w:val="24"/>
          <w:szCs w:val="24"/>
          <w:lang w:val="en-GB"/>
        </w:rPr>
        <w:t>References</w:t>
      </w:r>
    </w:p>
    <w:p w14:paraId="48D50DB8" w14:textId="77777777" w:rsidR="000510BE" w:rsidRPr="005A6390" w:rsidRDefault="00000000">
      <w:pPr>
        <w:spacing w:after="26" w:line="202" w:lineRule="auto"/>
        <w:ind w:left="380" w:hanging="380"/>
        <w:rPr>
          <w:lang w:val="en-GB"/>
        </w:rPr>
      </w:pPr>
      <w:r w:rsidRPr="005A6390">
        <w:rPr>
          <w:sz w:val="15"/>
          <w:szCs w:val="15"/>
          <w:lang w:val="en-GB"/>
        </w:rPr>
        <w:t xml:space="preserve">[1] K. Müller, C. Koch, D. Riehle, M. Stops, and N. Harutyunyan, “Challenges of working from home in software development during COVID-19 lockdowns,” ACM Trans. </w:t>
      </w:r>
      <w:proofErr w:type="spellStart"/>
      <w:r w:rsidRPr="005A6390">
        <w:rPr>
          <w:sz w:val="15"/>
          <w:szCs w:val="15"/>
          <w:lang w:val="en-GB"/>
        </w:rPr>
        <w:t>Softw</w:t>
      </w:r>
      <w:proofErr w:type="spellEnd"/>
      <w:r w:rsidRPr="005A6390">
        <w:rPr>
          <w:sz w:val="15"/>
          <w:szCs w:val="15"/>
          <w:lang w:val="en-GB"/>
        </w:rPr>
        <w:t xml:space="preserve">. Eng. </w:t>
      </w:r>
      <w:proofErr w:type="spellStart"/>
      <w:r w:rsidRPr="005A6390">
        <w:rPr>
          <w:sz w:val="15"/>
          <w:szCs w:val="15"/>
          <w:lang w:val="en-GB"/>
        </w:rPr>
        <w:t>Methodol</w:t>
      </w:r>
      <w:proofErr w:type="spellEnd"/>
      <w:r w:rsidRPr="005A6390">
        <w:rPr>
          <w:sz w:val="15"/>
          <w:szCs w:val="15"/>
          <w:lang w:val="en-GB"/>
        </w:rPr>
        <w:t xml:space="preserve">., vol. 32, no. 5, Art. no. 111, Jul. 2023, </w:t>
      </w:r>
      <w:proofErr w:type="spellStart"/>
      <w:r w:rsidRPr="005A6390">
        <w:rPr>
          <w:sz w:val="15"/>
          <w:szCs w:val="15"/>
          <w:lang w:val="en-GB"/>
        </w:rPr>
        <w:t>doi</w:t>
      </w:r>
      <w:proofErr w:type="spellEnd"/>
      <w:r w:rsidRPr="005A6390">
        <w:rPr>
          <w:sz w:val="15"/>
          <w:szCs w:val="15"/>
          <w:lang w:val="en-GB"/>
        </w:rPr>
        <w:t>: 10.1145/3579636.</w:t>
      </w:r>
    </w:p>
    <w:p w14:paraId="307C1679" w14:textId="77777777" w:rsidR="000510BE" w:rsidRPr="005A6390" w:rsidRDefault="00000000">
      <w:pPr>
        <w:spacing w:after="26" w:line="202" w:lineRule="auto"/>
        <w:ind w:left="380" w:hanging="380"/>
        <w:rPr>
          <w:lang w:val="en-GB"/>
        </w:rPr>
      </w:pPr>
      <w:r w:rsidRPr="005A6390">
        <w:rPr>
          <w:sz w:val="15"/>
          <w:szCs w:val="15"/>
          <w:lang w:val="en-GB"/>
        </w:rPr>
        <w:t xml:space="preserve">[2] K. Müller, N. Harutyunyan, D. Riehle, and C. Koch, “Best practices for work from home: A qualitative survey in open source and distributed software development,” Inf. </w:t>
      </w:r>
      <w:proofErr w:type="spellStart"/>
      <w:r w:rsidRPr="005A6390">
        <w:rPr>
          <w:sz w:val="15"/>
          <w:szCs w:val="15"/>
          <w:lang w:val="en-GB"/>
        </w:rPr>
        <w:t>Softw</w:t>
      </w:r>
      <w:proofErr w:type="spellEnd"/>
      <w:r w:rsidRPr="005A6390">
        <w:rPr>
          <w:sz w:val="15"/>
          <w:szCs w:val="15"/>
          <w:lang w:val="en-GB"/>
        </w:rPr>
        <w:t xml:space="preserve">. Technol., vol. 190, Art. no. 107952, 2026, </w:t>
      </w:r>
      <w:proofErr w:type="spellStart"/>
      <w:r w:rsidRPr="005A6390">
        <w:rPr>
          <w:sz w:val="15"/>
          <w:szCs w:val="15"/>
          <w:lang w:val="en-GB"/>
        </w:rPr>
        <w:t>doi</w:t>
      </w:r>
      <w:proofErr w:type="spellEnd"/>
      <w:r w:rsidRPr="005A6390">
        <w:rPr>
          <w:sz w:val="15"/>
          <w:szCs w:val="15"/>
          <w:lang w:val="en-GB"/>
        </w:rPr>
        <w:t>: 10.1016/j.infsof.2025.107952.</w:t>
      </w:r>
    </w:p>
    <w:p w14:paraId="2376F680" w14:textId="77777777" w:rsidR="000510BE" w:rsidRPr="005A6390" w:rsidRDefault="00000000">
      <w:pPr>
        <w:spacing w:after="26" w:line="202" w:lineRule="auto"/>
        <w:ind w:left="380" w:hanging="380"/>
        <w:rPr>
          <w:lang w:val="en-GB"/>
        </w:rPr>
      </w:pPr>
      <w:r w:rsidRPr="005A6390">
        <w:rPr>
          <w:sz w:val="15"/>
          <w:szCs w:val="15"/>
          <w:lang w:val="en-GB"/>
        </w:rPr>
        <w:t xml:space="preserve">[3] D. Ford et al., “A tale of two cities: Software developers working from home during the COVID-19 pandemic,” ACM Trans. </w:t>
      </w:r>
      <w:proofErr w:type="spellStart"/>
      <w:r w:rsidRPr="005A6390">
        <w:rPr>
          <w:sz w:val="15"/>
          <w:szCs w:val="15"/>
          <w:lang w:val="en-GB"/>
        </w:rPr>
        <w:t>Softw</w:t>
      </w:r>
      <w:proofErr w:type="spellEnd"/>
      <w:r w:rsidRPr="005A6390">
        <w:rPr>
          <w:sz w:val="15"/>
          <w:szCs w:val="15"/>
          <w:lang w:val="en-GB"/>
        </w:rPr>
        <w:t xml:space="preserve">. Eng. </w:t>
      </w:r>
      <w:proofErr w:type="spellStart"/>
      <w:r w:rsidRPr="005A6390">
        <w:rPr>
          <w:sz w:val="15"/>
          <w:szCs w:val="15"/>
          <w:lang w:val="en-GB"/>
        </w:rPr>
        <w:t>Methodol</w:t>
      </w:r>
      <w:proofErr w:type="spellEnd"/>
      <w:r w:rsidRPr="005A6390">
        <w:rPr>
          <w:sz w:val="15"/>
          <w:szCs w:val="15"/>
          <w:lang w:val="en-GB"/>
        </w:rPr>
        <w:t xml:space="preserve">., vol. 31, no. 2, pp. 1–37, Apr. 2022, </w:t>
      </w:r>
      <w:proofErr w:type="spellStart"/>
      <w:r w:rsidRPr="005A6390">
        <w:rPr>
          <w:sz w:val="15"/>
          <w:szCs w:val="15"/>
          <w:lang w:val="en-GB"/>
        </w:rPr>
        <w:t>doi</w:t>
      </w:r>
      <w:proofErr w:type="spellEnd"/>
      <w:r w:rsidRPr="005A6390">
        <w:rPr>
          <w:sz w:val="15"/>
          <w:szCs w:val="15"/>
          <w:lang w:val="en-GB"/>
        </w:rPr>
        <w:t>: 10.1145/3487567.</w:t>
      </w:r>
    </w:p>
    <w:p w14:paraId="25DB5E79" w14:textId="77777777" w:rsidR="000510BE" w:rsidRPr="005A6390" w:rsidRDefault="00000000">
      <w:pPr>
        <w:spacing w:after="26" w:line="202" w:lineRule="auto"/>
        <w:ind w:left="380" w:hanging="380"/>
        <w:rPr>
          <w:lang w:val="en-GB"/>
        </w:rPr>
      </w:pPr>
      <w:r w:rsidRPr="005A6390">
        <w:rPr>
          <w:sz w:val="15"/>
          <w:szCs w:val="15"/>
          <w:lang w:val="en-GB"/>
        </w:rPr>
        <w:t xml:space="preserve">[4] P. Ralph et al., “Pandemic programming: How COVID-19 affects software developers and how their organizations can help,” </w:t>
      </w:r>
      <w:proofErr w:type="spellStart"/>
      <w:r w:rsidRPr="005A6390">
        <w:rPr>
          <w:sz w:val="15"/>
          <w:szCs w:val="15"/>
          <w:lang w:val="en-GB"/>
        </w:rPr>
        <w:t>Empir</w:t>
      </w:r>
      <w:proofErr w:type="spellEnd"/>
      <w:r w:rsidRPr="005A6390">
        <w:rPr>
          <w:sz w:val="15"/>
          <w:szCs w:val="15"/>
          <w:lang w:val="en-GB"/>
        </w:rPr>
        <w:t xml:space="preserve">. </w:t>
      </w:r>
      <w:proofErr w:type="spellStart"/>
      <w:r w:rsidRPr="005A6390">
        <w:rPr>
          <w:sz w:val="15"/>
          <w:szCs w:val="15"/>
          <w:lang w:val="en-GB"/>
        </w:rPr>
        <w:t>Softw</w:t>
      </w:r>
      <w:proofErr w:type="spellEnd"/>
      <w:r w:rsidRPr="005A6390">
        <w:rPr>
          <w:sz w:val="15"/>
          <w:szCs w:val="15"/>
          <w:lang w:val="en-GB"/>
        </w:rPr>
        <w:t xml:space="preserve">. Eng., vol. 25, no. 6, pp. 4927–4961, Nov. 2020, </w:t>
      </w:r>
      <w:proofErr w:type="spellStart"/>
      <w:r w:rsidRPr="005A6390">
        <w:rPr>
          <w:sz w:val="15"/>
          <w:szCs w:val="15"/>
          <w:lang w:val="en-GB"/>
        </w:rPr>
        <w:t>doi</w:t>
      </w:r>
      <w:proofErr w:type="spellEnd"/>
      <w:r w:rsidRPr="005A6390">
        <w:rPr>
          <w:sz w:val="15"/>
          <w:szCs w:val="15"/>
          <w:lang w:val="en-GB"/>
        </w:rPr>
        <w:t>: 10.1007/s10664-020-09875-y.</w:t>
      </w:r>
    </w:p>
    <w:p w14:paraId="6BC416DB" w14:textId="77777777" w:rsidR="000510BE" w:rsidRPr="005A6390" w:rsidRDefault="00000000">
      <w:pPr>
        <w:spacing w:after="26" w:line="202" w:lineRule="auto"/>
        <w:ind w:left="380" w:hanging="380"/>
        <w:rPr>
          <w:lang w:val="en-GB"/>
        </w:rPr>
      </w:pPr>
      <w:r w:rsidRPr="005A6390">
        <w:rPr>
          <w:sz w:val="15"/>
          <w:szCs w:val="15"/>
          <w:lang w:val="en-GB"/>
        </w:rPr>
        <w:t xml:space="preserve">[5] D. Russo, P. H. P. Hanel, S. </w:t>
      </w:r>
      <w:proofErr w:type="spellStart"/>
      <w:r w:rsidRPr="005A6390">
        <w:rPr>
          <w:sz w:val="15"/>
          <w:szCs w:val="15"/>
          <w:lang w:val="en-GB"/>
        </w:rPr>
        <w:t>Altnickel</w:t>
      </w:r>
      <w:proofErr w:type="spellEnd"/>
      <w:r w:rsidRPr="005A6390">
        <w:rPr>
          <w:sz w:val="15"/>
          <w:szCs w:val="15"/>
          <w:lang w:val="en-GB"/>
        </w:rPr>
        <w:t xml:space="preserve">, and N. van Berkel, “Predictors of well-being and productivity among software professionals during the COVID-19 pandemic — a longitudinal study,” </w:t>
      </w:r>
      <w:proofErr w:type="spellStart"/>
      <w:r w:rsidRPr="005A6390">
        <w:rPr>
          <w:sz w:val="15"/>
          <w:szCs w:val="15"/>
          <w:lang w:val="en-GB"/>
        </w:rPr>
        <w:t>Empir</w:t>
      </w:r>
      <w:proofErr w:type="spellEnd"/>
      <w:r w:rsidRPr="005A6390">
        <w:rPr>
          <w:sz w:val="15"/>
          <w:szCs w:val="15"/>
          <w:lang w:val="en-GB"/>
        </w:rPr>
        <w:t xml:space="preserve">. </w:t>
      </w:r>
      <w:proofErr w:type="spellStart"/>
      <w:r w:rsidRPr="005A6390">
        <w:rPr>
          <w:sz w:val="15"/>
          <w:szCs w:val="15"/>
          <w:lang w:val="en-GB"/>
        </w:rPr>
        <w:t>Softw</w:t>
      </w:r>
      <w:proofErr w:type="spellEnd"/>
      <w:r w:rsidRPr="005A6390">
        <w:rPr>
          <w:sz w:val="15"/>
          <w:szCs w:val="15"/>
          <w:lang w:val="en-GB"/>
        </w:rPr>
        <w:t xml:space="preserve">. Eng., vol. 26, no. 4, Art. no. 62, Jul. 2021, </w:t>
      </w:r>
      <w:proofErr w:type="spellStart"/>
      <w:r w:rsidRPr="005A6390">
        <w:rPr>
          <w:sz w:val="15"/>
          <w:szCs w:val="15"/>
          <w:lang w:val="en-GB"/>
        </w:rPr>
        <w:t>doi</w:t>
      </w:r>
      <w:proofErr w:type="spellEnd"/>
      <w:r w:rsidRPr="005A6390">
        <w:rPr>
          <w:sz w:val="15"/>
          <w:szCs w:val="15"/>
          <w:lang w:val="en-GB"/>
        </w:rPr>
        <w:t>: 10.1007/s10664-021-09945-9.</w:t>
      </w:r>
    </w:p>
    <w:p w14:paraId="5CADB3A9" w14:textId="77777777" w:rsidR="000510BE" w:rsidRPr="005A6390" w:rsidRDefault="00000000">
      <w:pPr>
        <w:spacing w:after="26" w:line="202" w:lineRule="auto"/>
        <w:ind w:left="380" w:hanging="380"/>
        <w:rPr>
          <w:lang w:val="en-GB"/>
        </w:rPr>
      </w:pPr>
      <w:r w:rsidRPr="005A6390">
        <w:rPr>
          <w:sz w:val="15"/>
          <w:szCs w:val="15"/>
          <w:lang w:val="en-GB"/>
        </w:rPr>
        <w:t xml:space="preserve">[6] B. Wang, Y. Liu, J. Qian, and S. K. Parker, “Achieving effective remote working during the COVID-19 pandemic: A work design perspective,” Appl. Psychol., vol. 70, no. 1, pp. 16–59, Jan. 2021, </w:t>
      </w:r>
      <w:proofErr w:type="spellStart"/>
      <w:r w:rsidRPr="005A6390">
        <w:rPr>
          <w:sz w:val="15"/>
          <w:szCs w:val="15"/>
          <w:lang w:val="en-GB"/>
        </w:rPr>
        <w:t>doi</w:t>
      </w:r>
      <w:proofErr w:type="spellEnd"/>
      <w:r w:rsidRPr="005A6390">
        <w:rPr>
          <w:sz w:val="15"/>
          <w:szCs w:val="15"/>
          <w:lang w:val="en-GB"/>
        </w:rPr>
        <w:t>: 10.1111/apps.12290.</w:t>
      </w:r>
    </w:p>
    <w:p w14:paraId="0ED24E03" w14:textId="77777777" w:rsidR="000510BE" w:rsidRPr="005A6390" w:rsidRDefault="00000000">
      <w:pPr>
        <w:spacing w:after="26" w:line="202" w:lineRule="auto"/>
        <w:ind w:left="380" w:hanging="380"/>
        <w:rPr>
          <w:lang w:val="en-GB"/>
        </w:rPr>
      </w:pPr>
      <w:r w:rsidRPr="005A6390">
        <w:rPr>
          <w:sz w:val="15"/>
          <w:szCs w:val="15"/>
          <w:lang w:val="en-GB"/>
        </w:rPr>
        <w:t xml:space="preserve">[7] D. </w:t>
      </w:r>
      <w:proofErr w:type="spellStart"/>
      <w:r w:rsidRPr="005A6390">
        <w:rPr>
          <w:sz w:val="15"/>
          <w:szCs w:val="15"/>
          <w:lang w:val="en-GB"/>
        </w:rPr>
        <w:t>Šmite</w:t>
      </w:r>
      <w:proofErr w:type="spellEnd"/>
      <w:r w:rsidRPr="005A6390">
        <w:rPr>
          <w:sz w:val="15"/>
          <w:szCs w:val="15"/>
          <w:lang w:val="en-GB"/>
        </w:rPr>
        <w:t xml:space="preserve">, N. B. Moe, E. </w:t>
      </w:r>
      <w:proofErr w:type="spellStart"/>
      <w:r w:rsidRPr="005A6390">
        <w:rPr>
          <w:sz w:val="15"/>
          <w:szCs w:val="15"/>
          <w:lang w:val="en-GB"/>
        </w:rPr>
        <w:t>Klotins</w:t>
      </w:r>
      <w:proofErr w:type="spellEnd"/>
      <w:r w:rsidRPr="005A6390">
        <w:rPr>
          <w:sz w:val="15"/>
          <w:szCs w:val="15"/>
          <w:lang w:val="en-GB"/>
        </w:rPr>
        <w:t xml:space="preserve">, and J. Gonzalez-Huerta, “From forced working-from-home to voluntary working-from-anywhere: Two revolutions in telework,” J. Syst. </w:t>
      </w:r>
      <w:proofErr w:type="spellStart"/>
      <w:r w:rsidRPr="005A6390">
        <w:rPr>
          <w:sz w:val="15"/>
          <w:szCs w:val="15"/>
          <w:lang w:val="en-GB"/>
        </w:rPr>
        <w:t>Softw</w:t>
      </w:r>
      <w:proofErr w:type="spellEnd"/>
      <w:r w:rsidRPr="005A6390">
        <w:rPr>
          <w:sz w:val="15"/>
          <w:szCs w:val="15"/>
          <w:lang w:val="en-GB"/>
        </w:rPr>
        <w:t xml:space="preserve">., vol. 195, Art. no. 111509, Jan. 2023, </w:t>
      </w:r>
      <w:proofErr w:type="spellStart"/>
      <w:r w:rsidRPr="005A6390">
        <w:rPr>
          <w:sz w:val="15"/>
          <w:szCs w:val="15"/>
          <w:lang w:val="en-GB"/>
        </w:rPr>
        <w:t>doi</w:t>
      </w:r>
      <w:proofErr w:type="spellEnd"/>
      <w:r w:rsidRPr="005A6390">
        <w:rPr>
          <w:sz w:val="15"/>
          <w:szCs w:val="15"/>
          <w:lang w:val="en-GB"/>
        </w:rPr>
        <w:t>: 10.1016/j.jss.2022.111509.</w:t>
      </w:r>
    </w:p>
    <w:p w14:paraId="350786FB" w14:textId="77777777" w:rsidR="000510BE" w:rsidRPr="005A6390" w:rsidRDefault="00000000">
      <w:pPr>
        <w:spacing w:after="26" w:line="202" w:lineRule="auto"/>
        <w:ind w:left="380" w:hanging="380"/>
        <w:rPr>
          <w:lang w:val="en-GB"/>
        </w:rPr>
      </w:pPr>
      <w:r w:rsidRPr="005A6390">
        <w:rPr>
          <w:sz w:val="15"/>
          <w:szCs w:val="15"/>
          <w:lang w:val="en-GB"/>
        </w:rPr>
        <w:t xml:space="preserve">[8] D. </w:t>
      </w:r>
      <w:proofErr w:type="spellStart"/>
      <w:r w:rsidRPr="005A6390">
        <w:rPr>
          <w:sz w:val="15"/>
          <w:szCs w:val="15"/>
          <w:lang w:val="en-GB"/>
        </w:rPr>
        <w:t>Šmite</w:t>
      </w:r>
      <w:proofErr w:type="spellEnd"/>
      <w:r w:rsidRPr="005A6390">
        <w:rPr>
          <w:sz w:val="15"/>
          <w:szCs w:val="15"/>
          <w:lang w:val="en-GB"/>
        </w:rPr>
        <w:t xml:space="preserve">, N. B. Moe, J. Hildrum, J. Gonzalez-Huerta, and D. Mendez, “Work-from-home is here to stay: Call for flexibility in post-pandemic work policies,” J. Syst. </w:t>
      </w:r>
      <w:proofErr w:type="spellStart"/>
      <w:r w:rsidRPr="005A6390">
        <w:rPr>
          <w:sz w:val="15"/>
          <w:szCs w:val="15"/>
          <w:lang w:val="en-GB"/>
        </w:rPr>
        <w:t>Softw</w:t>
      </w:r>
      <w:proofErr w:type="spellEnd"/>
      <w:r w:rsidRPr="005A6390">
        <w:rPr>
          <w:sz w:val="15"/>
          <w:szCs w:val="15"/>
          <w:lang w:val="en-GB"/>
        </w:rPr>
        <w:t xml:space="preserve">., vol. 195, Art. no. 111552, Jan. 2023, </w:t>
      </w:r>
      <w:proofErr w:type="spellStart"/>
      <w:r w:rsidRPr="005A6390">
        <w:rPr>
          <w:sz w:val="15"/>
          <w:szCs w:val="15"/>
          <w:lang w:val="en-GB"/>
        </w:rPr>
        <w:t>doi</w:t>
      </w:r>
      <w:proofErr w:type="spellEnd"/>
      <w:r w:rsidRPr="005A6390">
        <w:rPr>
          <w:sz w:val="15"/>
          <w:szCs w:val="15"/>
          <w:lang w:val="en-GB"/>
        </w:rPr>
        <w:t>: 10.1016/j.jss.2022.111552.</w:t>
      </w:r>
    </w:p>
    <w:p w14:paraId="7CD2265E" w14:textId="77777777" w:rsidR="000510BE" w:rsidRPr="005A6390" w:rsidRDefault="00000000">
      <w:pPr>
        <w:spacing w:after="26" w:line="202" w:lineRule="auto"/>
        <w:ind w:left="380" w:hanging="380"/>
        <w:rPr>
          <w:lang w:val="en-GB"/>
        </w:rPr>
      </w:pPr>
      <w:r w:rsidRPr="005A6390">
        <w:rPr>
          <w:sz w:val="15"/>
          <w:szCs w:val="15"/>
          <w:lang w:val="en-GB"/>
        </w:rPr>
        <w:t xml:space="preserve">[9] D. </w:t>
      </w:r>
      <w:proofErr w:type="spellStart"/>
      <w:r w:rsidRPr="005A6390">
        <w:rPr>
          <w:sz w:val="15"/>
          <w:szCs w:val="15"/>
          <w:lang w:val="en-GB"/>
        </w:rPr>
        <w:t>Šmite</w:t>
      </w:r>
      <w:proofErr w:type="spellEnd"/>
      <w:r w:rsidRPr="005A6390">
        <w:rPr>
          <w:sz w:val="15"/>
          <w:szCs w:val="15"/>
          <w:lang w:val="en-GB"/>
        </w:rPr>
        <w:t xml:space="preserve">, E. L. Christensen, P. Tell, and D. Russo, “The future workplace: Characterizing the spectrum of hybrid work arrangements for software teams,” IEEE </w:t>
      </w:r>
      <w:proofErr w:type="spellStart"/>
      <w:r w:rsidRPr="005A6390">
        <w:rPr>
          <w:sz w:val="15"/>
          <w:szCs w:val="15"/>
          <w:lang w:val="en-GB"/>
        </w:rPr>
        <w:t>Softw</w:t>
      </w:r>
      <w:proofErr w:type="spellEnd"/>
      <w:r w:rsidRPr="005A6390">
        <w:rPr>
          <w:sz w:val="15"/>
          <w:szCs w:val="15"/>
          <w:lang w:val="en-GB"/>
        </w:rPr>
        <w:t xml:space="preserve">., vol. 40, no. 2, pp. 34–41, Mar./Apr. 2023, </w:t>
      </w:r>
      <w:proofErr w:type="spellStart"/>
      <w:r w:rsidRPr="005A6390">
        <w:rPr>
          <w:sz w:val="15"/>
          <w:szCs w:val="15"/>
          <w:lang w:val="en-GB"/>
        </w:rPr>
        <w:t>doi</w:t>
      </w:r>
      <w:proofErr w:type="spellEnd"/>
      <w:r w:rsidRPr="005A6390">
        <w:rPr>
          <w:sz w:val="15"/>
          <w:szCs w:val="15"/>
          <w:lang w:val="en-GB"/>
        </w:rPr>
        <w:t>: 10.1109/MS.2022.3230289.</w:t>
      </w:r>
    </w:p>
    <w:p w14:paraId="2516E687" w14:textId="77777777" w:rsidR="000510BE" w:rsidRPr="005A6390" w:rsidRDefault="00000000">
      <w:pPr>
        <w:spacing w:after="26" w:line="202" w:lineRule="auto"/>
        <w:ind w:left="380" w:hanging="380"/>
        <w:rPr>
          <w:lang w:val="en-GB"/>
        </w:rPr>
      </w:pPr>
      <w:r w:rsidRPr="005A6390">
        <w:rPr>
          <w:sz w:val="15"/>
          <w:szCs w:val="15"/>
          <w:lang w:val="en-GB"/>
        </w:rPr>
        <w:t xml:space="preserve">[10] R. E. de Souza Santos and P. Ralph, “A grounded theory of coordination in remote-first and hybrid software teams,” in Proc. 44th Int. Conf. </w:t>
      </w:r>
      <w:proofErr w:type="spellStart"/>
      <w:r w:rsidRPr="005A6390">
        <w:rPr>
          <w:sz w:val="15"/>
          <w:szCs w:val="15"/>
          <w:lang w:val="en-GB"/>
        </w:rPr>
        <w:t>Softw</w:t>
      </w:r>
      <w:proofErr w:type="spellEnd"/>
      <w:r w:rsidRPr="005A6390">
        <w:rPr>
          <w:sz w:val="15"/>
          <w:szCs w:val="15"/>
          <w:lang w:val="en-GB"/>
        </w:rPr>
        <w:t xml:space="preserve">. Eng. (ICSE), 2022, pp. 25–35, </w:t>
      </w:r>
      <w:proofErr w:type="spellStart"/>
      <w:r w:rsidRPr="005A6390">
        <w:rPr>
          <w:sz w:val="15"/>
          <w:szCs w:val="15"/>
          <w:lang w:val="en-GB"/>
        </w:rPr>
        <w:t>doi</w:t>
      </w:r>
      <w:proofErr w:type="spellEnd"/>
      <w:r w:rsidRPr="005A6390">
        <w:rPr>
          <w:sz w:val="15"/>
          <w:szCs w:val="15"/>
          <w:lang w:val="en-GB"/>
        </w:rPr>
        <w:t>: 10.1145/3510003.3510105.</w:t>
      </w:r>
    </w:p>
    <w:p w14:paraId="7A967E9D" w14:textId="77777777" w:rsidR="000510BE" w:rsidRPr="005A6390" w:rsidRDefault="00000000">
      <w:pPr>
        <w:spacing w:after="26" w:line="202" w:lineRule="auto"/>
        <w:ind w:left="380" w:hanging="380"/>
        <w:rPr>
          <w:lang w:val="en-GB"/>
        </w:rPr>
      </w:pPr>
      <w:r w:rsidRPr="005A6390">
        <w:rPr>
          <w:sz w:val="15"/>
          <w:szCs w:val="15"/>
          <w:lang w:val="en-GB"/>
        </w:rPr>
        <w:t xml:space="preserve">[11] D. Khanna, E. L. Christensen, S. </w:t>
      </w:r>
      <w:proofErr w:type="spellStart"/>
      <w:r w:rsidRPr="005A6390">
        <w:rPr>
          <w:sz w:val="15"/>
          <w:szCs w:val="15"/>
          <w:lang w:val="en-GB"/>
        </w:rPr>
        <w:t>Gosu</w:t>
      </w:r>
      <w:proofErr w:type="spellEnd"/>
      <w:r w:rsidRPr="005A6390">
        <w:rPr>
          <w:sz w:val="15"/>
          <w:szCs w:val="15"/>
          <w:lang w:val="en-GB"/>
        </w:rPr>
        <w:t xml:space="preserve">, X. Wang, and M. Paasivaara, “Hybrid work meets agile software development: A systematic mapping study,” in Proc. IEEE/ACM 17th Int. Conf. Cooperative and Human Aspects of </w:t>
      </w:r>
      <w:proofErr w:type="spellStart"/>
      <w:r w:rsidRPr="005A6390">
        <w:rPr>
          <w:sz w:val="15"/>
          <w:szCs w:val="15"/>
          <w:lang w:val="en-GB"/>
        </w:rPr>
        <w:t>Softw</w:t>
      </w:r>
      <w:proofErr w:type="spellEnd"/>
      <w:r w:rsidRPr="005A6390">
        <w:rPr>
          <w:sz w:val="15"/>
          <w:szCs w:val="15"/>
          <w:lang w:val="en-GB"/>
        </w:rPr>
        <w:t xml:space="preserve">. Eng. (CHASE), 2024, pp. 57–67, </w:t>
      </w:r>
      <w:proofErr w:type="spellStart"/>
      <w:r w:rsidRPr="005A6390">
        <w:rPr>
          <w:sz w:val="15"/>
          <w:szCs w:val="15"/>
          <w:lang w:val="en-GB"/>
        </w:rPr>
        <w:t>doi</w:t>
      </w:r>
      <w:proofErr w:type="spellEnd"/>
      <w:r w:rsidRPr="005A6390">
        <w:rPr>
          <w:sz w:val="15"/>
          <w:szCs w:val="15"/>
          <w:lang w:val="en-GB"/>
        </w:rPr>
        <w:t>: 10.1145/3641822.3641863.</w:t>
      </w:r>
    </w:p>
    <w:p w14:paraId="7A84485D" w14:textId="77777777" w:rsidR="000510BE" w:rsidRPr="005A6390" w:rsidRDefault="00000000">
      <w:pPr>
        <w:spacing w:after="26" w:line="202" w:lineRule="auto"/>
        <w:ind w:left="380" w:hanging="380"/>
        <w:rPr>
          <w:lang w:val="en-GB"/>
        </w:rPr>
      </w:pPr>
      <w:r w:rsidRPr="005A6390">
        <w:rPr>
          <w:sz w:val="15"/>
          <w:szCs w:val="15"/>
          <w:lang w:val="en-GB"/>
        </w:rPr>
        <w:lastRenderedPageBreak/>
        <w:t xml:space="preserve">[12] A. S. L. de Andrade, V. Jackson, R. </w:t>
      </w:r>
      <w:proofErr w:type="spellStart"/>
      <w:r w:rsidRPr="005A6390">
        <w:rPr>
          <w:sz w:val="15"/>
          <w:szCs w:val="15"/>
          <w:lang w:val="en-GB"/>
        </w:rPr>
        <w:t>Prikladnicki</w:t>
      </w:r>
      <w:proofErr w:type="spellEnd"/>
      <w:r w:rsidRPr="005A6390">
        <w:rPr>
          <w:sz w:val="15"/>
          <w:szCs w:val="15"/>
          <w:lang w:val="en-GB"/>
        </w:rPr>
        <w:t xml:space="preserve">, and A. van der Hoek, “On meetings involving remote software teams: A systematic literature review,” Inf. </w:t>
      </w:r>
      <w:proofErr w:type="spellStart"/>
      <w:r w:rsidRPr="005A6390">
        <w:rPr>
          <w:sz w:val="15"/>
          <w:szCs w:val="15"/>
          <w:lang w:val="en-GB"/>
        </w:rPr>
        <w:t>Softw</w:t>
      </w:r>
      <w:proofErr w:type="spellEnd"/>
      <w:r w:rsidRPr="005A6390">
        <w:rPr>
          <w:sz w:val="15"/>
          <w:szCs w:val="15"/>
          <w:lang w:val="en-GB"/>
        </w:rPr>
        <w:t xml:space="preserve">. Technol., vol. 175, Art. no. 107541, Nov. 2024, </w:t>
      </w:r>
      <w:proofErr w:type="spellStart"/>
      <w:r w:rsidRPr="005A6390">
        <w:rPr>
          <w:sz w:val="15"/>
          <w:szCs w:val="15"/>
          <w:lang w:val="en-GB"/>
        </w:rPr>
        <w:t>doi</w:t>
      </w:r>
      <w:proofErr w:type="spellEnd"/>
      <w:r w:rsidRPr="005A6390">
        <w:rPr>
          <w:sz w:val="15"/>
          <w:szCs w:val="15"/>
          <w:lang w:val="en-GB"/>
        </w:rPr>
        <w:t>: 10.1016/j.infsof.2024.107541.</w:t>
      </w:r>
    </w:p>
    <w:p w14:paraId="3FD9173D" w14:textId="77777777" w:rsidR="000510BE" w:rsidRPr="005A6390" w:rsidRDefault="00000000">
      <w:pPr>
        <w:spacing w:after="26" w:line="202" w:lineRule="auto"/>
        <w:ind w:left="380" w:hanging="380"/>
        <w:rPr>
          <w:lang w:val="en-GB"/>
        </w:rPr>
      </w:pPr>
      <w:r w:rsidRPr="005A6390">
        <w:rPr>
          <w:sz w:val="15"/>
          <w:szCs w:val="15"/>
          <w:lang w:val="en-GB"/>
        </w:rPr>
        <w:t xml:space="preserve">[13] A. Nguyen-Duc et al., “Work-from-home impacts on software project: A global study on software development practices and stakeholder perceptions,” </w:t>
      </w:r>
      <w:proofErr w:type="spellStart"/>
      <w:r w:rsidRPr="005A6390">
        <w:rPr>
          <w:sz w:val="15"/>
          <w:szCs w:val="15"/>
          <w:lang w:val="en-GB"/>
        </w:rPr>
        <w:t>Softw</w:t>
      </w:r>
      <w:proofErr w:type="spellEnd"/>
      <w:r w:rsidRPr="005A6390">
        <w:rPr>
          <w:sz w:val="15"/>
          <w:szCs w:val="15"/>
          <w:lang w:val="en-GB"/>
        </w:rPr>
        <w:t xml:space="preserve">. </w:t>
      </w:r>
      <w:proofErr w:type="spellStart"/>
      <w:r w:rsidRPr="005A6390">
        <w:rPr>
          <w:sz w:val="15"/>
          <w:szCs w:val="15"/>
          <w:lang w:val="en-GB"/>
        </w:rPr>
        <w:t>Pract</w:t>
      </w:r>
      <w:proofErr w:type="spellEnd"/>
      <w:r w:rsidRPr="005A6390">
        <w:rPr>
          <w:sz w:val="15"/>
          <w:szCs w:val="15"/>
          <w:lang w:val="en-GB"/>
        </w:rPr>
        <w:t xml:space="preserve">. Exp., vol. 54, no. 5, pp. 896–926, May 2024, </w:t>
      </w:r>
      <w:proofErr w:type="spellStart"/>
      <w:r w:rsidRPr="005A6390">
        <w:rPr>
          <w:sz w:val="15"/>
          <w:szCs w:val="15"/>
          <w:lang w:val="en-GB"/>
        </w:rPr>
        <w:t>doi</w:t>
      </w:r>
      <w:proofErr w:type="spellEnd"/>
      <w:r w:rsidRPr="005A6390">
        <w:rPr>
          <w:sz w:val="15"/>
          <w:szCs w:val="15"/>
          <w:lang w:val="en-GB"/>
        </w:rPr>
        <w:t>: 10.1002/spe.3306.</w:t>
      </w:r>
    </w:p>
    <w:p w14:paraId="065D57F4" w14:textId="77777777" w:rsidR="000510BE" w:rsidRPr="005A6390" w:rsidRDefault="00000000">
      <w:pPr>
        <w:spacing w:after="26" w:line="202" w:lineRule="auto"/>
        <w:ind w:left="380" w:hanging="380"/>
        <w:rPr>
          <w:lang w:val="en-GB"/>
        </w:rPr>
      </w:pPr>
      <w:r w:rsidRPr="005A6390">
        <w:rPr>
          <w:sz w:val="15"/>
          <w:szCs w:val="15"/>
          <w:lang w:val="en-GB"/>
        </w:rPr>
        <w:t xml:space="preserve">[14] G. Mark, D. </w:t>
      </w:r>
      <w:proofErr w:type="spellStart"/>
      <w:r w:rsidRPr="005A6390">
        <w:rPr>
          <w:sz w:val="15"/>
          <w:szCs w:val="15"/>
          <w:lang w:val="en-GB"/>
        </w:rPr>
        <w:t>Gudith</w:t>
      </w:r>
      <w:proofErr w:type="spellEnd"/>
      <w:r w:rsidRPr="005A6390">
        <w:rPr>
          <w:sz w:val="15"/>
          <w:szCs w:val="15"/>
          <w:lang w:val="en-GB"/>
        </w:rPr>
        <w:t xml:space="preserve">, and U. Klocke, “The cost of interrupted work: More speed and stress,” in Proc. SIGCHI Conf. Human Factors in Computing Systems (CHI), 2008, pp. 107–110, </w:t>
      </w:r>
      <w:proofErr w:type="spellStart"/>
      <w:r w:rsidRPr="005A6390">
        <w:rPr>
          <w:sz w:val="15"/>
          <w:szCs w:val="15"/>
          <w:lang w:val="en-GB"/>
        </w:rPr>
        <w:t>doi</w:t>
      </w:r>
      <w:proofErr w:type="spellEnd"/>
      <w:r w:rsidRPr="005A6390">
        <w:rPr>
          <w:sz w:val="15"/>
          <w:szCs w:val="15"/>
          <w:lang w:val="en-GB"/>
        </w:rPr>
        <w:t>: 10.1145/1357054.1357072.</w:t>
      </w:r>
    </w:p>
    <w:p w14:paraId="4603E87B" w14:textId="77777777" w:rsidR="000510BE" w:rsidRPr="005A6390" w:rsidRDefault="00000000">
      <w:pPr>
        <w:spacing w:after="26" w:line="202" w:lineRule="auto"/>
        <w:ind w:left="380" w:hanging="380"/>
        <w:rPr>
          <w:lang w:val="en-GB"/>
        </w:rPr>
      </w:pPr>
      <w:r w:rsidRPr="005A6390">
        <w:rPr>
          <w:sz w:val="15"/>
          <w:szCs w:val="15"/>
          <w:lang w:val="en-GB"/>
        </w:rPr>
        <w:t xml:space="preserve">[15] A. C. Edmondson, “Psychological safety and learning </w:t>
      </w:r>
      <w:proofErr w:type="spellStart"/>
      <w:r w:rsidRPr="005A6390">
        <w:rPr>
          <w:sz w:val="15"/>
          <w:szCs w:val="15"/>
          <w:lang w:val="en-GB"/>
        </w:rPr>
        <w:t>behavior</w:t>
      </w:r>
      <w:proofErr w:type="spellEnd"/>
      <w:r w:rsidRPr="005A6390">
        <w:rPr>
          <w:sz w:val="15"/>
          <w:szCs w:val="15"/>
          <w:lang w:val="en-GB"/>
        </w:rPr>
        <w:t xml:space="preserve"> in work teams,” Admin. Sci. Quart., vol. 44, no. 2, pp. 350–383, Jun. 1999, </w:t>
      </w:r>
      <w:proofErr w:type="spellStart"/>
      <w:r w:rsidRPr="005A6390">
        <w:rPr>
          <w:sz w:val="15"/>
          <w:szCs w:val="15"/>
          <w:lang w:val="en-GB"/>
        </w:rPr>
        <w:t>doi</w:t>
      </w:r>
      <w:proofErr w:type="spellEnd"/>
      <w:r w:rsidRPr="005A6390">
        <w:rPr>
          <w:sz w:val="15"/>
          <w:szCs w:val="15"/>
          <w:lang w:val="en-GB"/>
        </w:rPr>
        <w:t>: 10.2307/2666999.</w:t>
      </w:r>
    </w:p>
    <w:p w14:paraId="1EFAA368" w14:textId="77777777" w:rsidR="000510BE" w:rsidRPr="005A6390" w:rsidRDefault="00000000">
      <w:pPr>
        <w:spacing w:after="26" w:line="202" w:lineRule="auto"/>
        <w:ind w:left="380" w:hanging="380"/>
        <w:rPr>
          <w:lang w:val="en-GB"/>
        </w:rPr>
      </w:pPr>
      <w:r w:rsidRPr="005A6390">
        <w:rPr>
          <w:sz w:val="15"/>
          <w:szCs w:val="15"/>
          <w:lang w:val="en-GB"/>
        </w:rPr>
        <w:t xml:space="preserve">[16] S. L. </w:t>
      </w:r>
      <w:proofErr w:type="spellStart"/>
      <w:r w:rsidRPr="005A6390">
        <w:rPr>
          <w:sz w:val="15"/>
          <w:szCs w:val="15"/>
          <w:lang w:val="en-GB"/>
        </w:rPr>
        <w:t>Jarvenpaa</w:t>
      </w:r>
      <w:proofErr w:type="spellEnd"/>
      <w:r w:rsidRPr="005A6390">
        <w:rPr>
          <w:sz w:val="15"/>
          <w:szCs w:val="15"/>
          <w:lang w:val="en-GB"/>
        </w:rPr>
        <w:t xml:space="preserve"> and D. E. Leidner, “Communication and trust in global virtual teams,” Organ. Sci., vol. 10, no. 6, pp. 791–815, Dec. 1999, </w:t>
      </w:r>
      <w:proofErr w:type="spellStart"/>
      <w:r w:rsidRPr="005A6390">
        <w:rPr>
          <w:sz w:val="15"/>
          <w:szCs w:val="15"/>
          <w:lang w:val="en-GB"/>
        </w:rPr>
        <w:t>doi</w:t>
      </w:r>
      <w:proofErr w:type="spellEnd"/>
      <w:r w:rsidRPr="005A6390">
        <w:rPr>
          <w:sz w:val="15"/>
          <w:szCs w:val="15"/>
          <w:lang w:val="en-GB"/>
        </w:rPr>
        <w:t>: 10.1287/orsc.10.6.791.</w:t>
      </w:r>
    </w:p>
    <w:p w14:paraId="105B95C4" w14:textId="77777777" w:rsidR="000510BE" w:rsidRPr="005A6390" w:rsidRDefault="00000000">
      <w:pPr>
        <w:spacing w:after="26" w:line="202" w:lineRule="auto"/>
        <w:ind w:left="380" w:hanging="380"/>
        <w:rPr>
          <w:lang w:val="en-GB"/>
        </w:rPr>
      </w:pPr>
      <w:r w:rsidRPr="005A6390">
        <w:rPr>
          <w:sz w:val="15"/>
          <w:szCs w:val="15"/>
          <w:lang w:val="en-GB"/>
        </w:rPr>
        <w:t xml:space="preserve">[17] J. D. </w:t>
      </w:r>
      <w:proofErr w:type="spellStart"/>
      <w:r w:rsidRPr="005A6390">
        <w:rPr>
          <w:sz w:val="15"/>
          <w:szCs w:val="15"/>
          <w:lang w:val="en-GB"/>
        </w:rPr>
        <w:t>Herbsleb</w:t>
      </w:r>
      <w:proofErr w:type="spellEnd"/>
      <w:r w:rsidRPr="005A6390">
        <w:rPr>
          <w:sz w:val="15"/>
          <w:szCs w:val="15"/>
          <w:lang w:val="en-GB"/>
        </w:rPr>
        <w:t xml:space="preserve"> and A. Mockus, “An empirical study of speed and communication in globally distributed software development,” IEEE Trans. </w:t>
      </w:r>
      <w:proofErr w:type="spellStart"/>
      <w:r w:rsidRPr="005A6390">
        <w:rPr>
          <w:sz w:val="15"/>
          <w:szCs w:val="15"/>
          <w:lang w:val="en-GB"/>
        </w:rPr>
        <w:t>Softw</w:t>
      </w:r>
      <w:proofErr w:type="spellEnd"/>
      <w:r w:rsidRPr="005A6390">
        <w:rPr>
          <w:sz w:val="15"/>
          <w:szCs w:val="15"/>
          <w:lang w:val="en-GB"/>
        </w:rPr>
        <w:t xml:space="preserve">. Eng., vol. 29, no. 6, pp. 481–494, Jun. 2003, </w:t>
      </w:r>
      <w:proofErr w:type="spellStart"/>
      <w:r w:rsidRPr="005A6390">
        <w:rPr>
          <w:sz w:val="15"/>
          <w:szCs w:val="15"/>
          <w:lang w:val="en-GB"/>
        </w:rPr>
        <w:t>doi</w:t>
      </w:r>
      <w:proofErr w:type="spellEnd"/>
      <w:r w:rsidRPr="005A6390">
        <w:rPr>
          <w:sz w:val="15"/>
          <w:szCs w:val="15"/>
          <w:lang w:val="en-GB"/>
        </w:rPr>
        <w:t>: 10.1109/TSE.2003.1205177.</w:t>
      </w:r>
    </w:p>
    <w:p w14:paraId="248D3089" w14:textId="77777777" w:rsidR="000510BE" w:rsidRPr="005A6390" w:rsidRDefault="00000000">
      <w:pPr>
        <w:spacing w:after="26" w:line="202" w:lineRule="auto"/>
        <w:ind w:left="380" w:hanging="380"/>
        <w:rPr>
          <w:lang w:val="en-GB"/>
        </w:rPr>
      </w:pPr>
      <w:r w:rsidRPr="005A6390">
        <w:rPr>
          <w:sz w:val="15"/>
          <w:szCs w:val="15"/>
          <w:lang w:val="en-GB"/>
        </w:rPr>
        <w:t xml:space="preserve">[18] J. D. </w:t>
      </w:r>
      <w:proofErr w:type="spellStart"/>
      <w:r w:rsidRPr="005A6390">
        <w:rPr>
          <w:sz w:val="15"/>
          <w:szCs w:val="15"/>
          <w:lang w:val="en-GB"/>
        </w:rPr>
        <w:t>Herbsleb</w:t>
      </w:r>
      <w:proofErr w:type="spellEnd"/>
      <w:r w:rsidRPr="005A6390">
        <w:rPr>
          <w:sz w:val="15"/>
          <w:szCs w:val="15"/>
          <w:lang w:val="en-GB"/>
        </w:rPr>
        <w:t xml:space="preserve"> and R. E. Grinter, “Splitting the organization and integrating the code: Conway’s law revisited,” in Proc. 21st Int. Conf. </w:t>
      </w:r>
      <w:proofErr w:type="spellStart"/>
      <w:r w:rsidRPr="005A6390">
        <w:rPr>
          <w:sz w:val="15"/>
          <w:szCs w:val="15"/>
          <w:lang w:val="en-GB"/>
        </w:rPr>
        <w:t>Softw</w:t>
      </w:r>
      <w:proofErr w:type="spellEnd"/>
      <w:r w:rsidRPr="005A6390">
        <w:rPr>
          <w:sz w:val="15"/>
          <w:szCs w:val="15"/>
          <w:lang w:val="en-GB"/>
        </w:rPr>
        <w:t xml:space="preserve">. Eng. (ICSE), 1999, pp. 85–95, </w:t>
      </w:r>
      <w:proofErr w:type="spellStart"/>
      <w:r w:rsidRPr="005A6390">
        <w:rPr>
          <w:sz w:val="15"/>
          <w:szCs w:val="15"/>
          <w:lang w:val="en-GB"/>
        </w:rPr>
        <w:t>doi</w:t>
      </w:r>
      <w:proofErr w:type="spellEnd"/>
      <w:r w:rsidRPr="005A6390">
        <w:rPr>
          <w:sz w:val="15"/>
          <w:szCs w:val="15"/>
          <w:lang w:val="en-GB"/>
        </w:rPr>
        <w:t>: 10.1145/302405.302455.</w:t>
      </w:r>
    </w:p>
    <w:p w14:paraId="578BB150" w14:textId="77777777" w:rsidR="000510BE" w:rsidRPr="005A6390" w:rsidRDefault="00000000">
      <w:pPr>
        <w:spacing w:after="26" w:line="202" w:lineRule="auto"/>
        <w:ind w:left="380" w:hanging="380"/>
        <w:rPr>
          <w:lang w:val="en-GB"/>
        </w:rPr>
      </w:pPr>
      <w:r w:rsidRPr="005A6390">
        <w:rPr>
          <w:sz w:val="15"/>
          <w:szCs w:val="15"/>
          <w:lang w:val="en-GB"/>
        </w:rPr>
        <w:t xml:space="preserve">[19] D. </w:t>
      </w:r>
      <w:proofErr w:type="spellStart"/>
      <w:r w:rsidRPr="005A6390">
        <w:rPr>
          <w:sz w:val="15"/>
          <w:szCs w:val="15"/>
          <w:lang w:val="en-GB"/>
        </w:rPr>
        <w:t>Šmite</w:t>
      </w:r>
      <w:proofErr w:type="spellEnd"/>
      <w:r w:rsidRPr="005A6390">
        <w:rPr>
          <w:sz w:val="15"/>
          <w:szCs w:val="15"/>
          <w:lang w:val="en-GB"/>
        </w:rPr>
        <w:t xml:space="preserve">, C. Wohlin, T. Gorschek, and R. Feldt, “Empirical evidence in global software engineering: A systematic review,” </w:t>
      </w:r>
      <w:proofErr w:type="spellStart"/>
      <w:r w:rsidRPr="005A6390">
        <w:rPr>
          <w:sz w:val="15"/>
          <w:szCs w:val="15"/>
          <w:lang w:val="en-GB"/>
        </w:rPr>
        <w:t>Empir</w:t>
      </w:r>
      <w:proofErr w:type="spellEnd"/>
      <w:r w:rsidRPr="005A6390">
        <w:rPr>
          <w:sz w:val="15"/>
          <w:szCs w:val="15"/>
          <w:lang w:val="en-GB"/>
        </w:rPr>
        <w:t xml:space="preserve">. </w:t>
      </w:r>
      <w:proofErr w:type="spellStart"/>
      <w:r w:rsidRPr="005A6390">
        <w:rPr>
          <w:sz w:val="15"/>
          <w:szCs w:val="15"/>
          <w:lang w:val="en-GB"/>
        </w:rPr>
        <w:t>Softw</w:t>
      </w:r>
      <w:proofErr w:type="spellEnd"/>
      <w:r w:rsidRPr="005A6390">
        <w:rPr>
          <w:sz w:val="15"/>
          <w:szCs w:val="15"/>
          <w:lang w:val="en-GB"/>
        </w:rPr>
        <w:t xml:space="preserve">. Eng., vol. 15, no. 1, pp. 91–118, Feb. 2010, </w:t>
      </w:r>
      <w:proofErr w:type="spellStart"/>
      <w:r w:rsidRPr="005A6390">
        <w:rPr>
          <w:sz w:val="15"/>
          <w:szCs w:val="15"/>
          <w:lang w:val="en-GB"/>
        </w:rPr>
        <w:t>doi</w:t>
      </w:r>
      <w:proofErr w:type="spellEnd"/>
      <w:r w:rsidRPr="005A6390">
        <w:rPr>
          <w:sz w:val="15"/>
          <w:szCs w:val="15"/>
          <w:lang w:val="en-GB"/>
        </w:rPr>
        <w:t>: 10.1007/s10664-009-9123-y.</w:t>
      </w:r>
    </w:p>
    <w:p w14:paraId="251E3716" w14:textId="77777777" w:rsidR="000510BE" w:rsidRPr="005A6390" w:rsidRDefault="00000000">
      <w:pPr>
        <w:spacing w:after="26" w:line="202" w:lineRule="auto"/>
        <w:ind w:left="380" w:hanging="380"/>
        <w:rPr>
          <w:lang w:val="en-GB"/>
        </w:rPr>
      </w:pPr>
      <w:r w:rsidRPr="005A6390">
        <w:rPr>
          <w:sz w:val="15"/>
          <w:szCs w:val="15"/>
          <w:lang w:val="en-GB"/>
        </w:rPr>
        <w:t xml:space="preserve">[20] I. Scholtes, P. </w:t>
      </w:r>
      <w:proofErr w:type="spellStart"/>
      <w:r w:rsidRPr="005A6390">
        <w:rPr>
          <w:sz w:val="15"/>
          <w:szCs w:val="15"/>
          <w:lang w:val="en-GB"/>
        </w:rPr>
        <w:t>Mavrodiev</w:t>
      </w:r>
      <w:proofErr w:type="spellEnd"/>
      <w:r w:rsidRPr="005A6390">
        <w:rPr>
          <w:sz w:val="15"/>
          <w:szCs w:val="15"/>
          <w:lang w:val="en-GB"/>
        </w:rPr>
        <w:t xml:space="preserve">, and F. Schweitzer, “From Aristotle to Ringelmann: A large-scale analysis of team productivity and coordination in </w:t>
      </w:r>
      <w:proofErr w:type="gramStart"/>
      <w:r w:rsidRPr="005A6390">
        <w:rPr>
          <w:sz w:val="15"/>
          <w:szCs w:val="15"/>
          <w:lang w:val="en-GB"/>
        </w:rPr>
        <w:t>open source</w:t>
      </w:r>
      <w:proofErr w:type="gramEnd"/>
      <w:r w:rsidRPr="005A6390">
        <w:rPr>
          <w:sz w:val="15"/>
          <w:szCs w:val="15"/>
          <w:lang w:val="en-GB"/>
        </w:rPr>
        <w:t xml:space="preserve"> software projects,” </w:t>
      </w:r>
      <w:proofErr w:type="spellStart"/>
      <w:r w:rsidRPr="005A6390">
        <w:rPr>
          <w:sz w:val="15"/>
          <w:szCs w:val="15"/>
          <w:lang w:val="en-GB"/>
        </w:rPr>
        <w:t>Empir</w:t>
      </w:r>
      <w:proofErr w:type="spellEnd"/>
      <w:r w:rsidRPr="005A6390">
        <w:rPr>
          <w:sz w:val="15"/>
          <w:szCs w:val="15"/>
          <w:lang w:val="en-GB"/>
        </w:rPr>
        <w:t xml:space="preserve">. </w:t>
      </w:r>
      <w:proofErr w:type="spellStart"/>
      <w:r w:rsidRPr="005A6390">
        <w:rPr>
          <w:sz w:val="15"/>
          <w:szCs w:val="15"/>
          <w:lang w:val="en-GB"/>
        </w:rPr>
        <w:t>Softw</w:t>
      </w:r>
      <w:proofErr w:type="spellEnd"/>
      <w:r w:rsidRPr="005A6390">
        <w:rPr>
          <w:sz w:val="15"/>
          <w:szCs w:val="15"/>
          <w:lang w:val="en-GB"/>
        </w:rPr>
        <w:t xml:space="preserve">. Eng., vol. 21, no. 2, pp. 642–683, Apr. 2016, </w:t>
      </w:r>
      <w:proofErr w:type="spellStart"/>
      <w:r w:rsidRPr="005A6390">
        <w:rPr>
          <w:sz w:val="15"/>
          <w:szCs w:val="15"/>
          <w:lang w:val="en-GB"/>
        </w:rPr>
        <w:t>doi</w:t>
      </w:r>
      <w:proofErr w:type="spellEnd"/>
      <w:r w:rsidRPr="005A6390">
        <w:rPr>
          <w:sz w:val="15"/>
          <w:szCs w:val="15"/>
          <w:lang w:val="en-GB"/>
        </w:rPr>
        <w:t>: 10.1007/s10664-015-9406-4.</w:t>
      </w:r>
    </w:p>
    <w:p w14:paraId="1334057C" w14:textId="77777777" w:rsidR="000510BE" w:rsidRPr="005A6390" w:rsidRDefault="00000000">
      <w:pPr>
        <w:spacing w:after="26" w:line="202" w:lineRule="auto"/>
        <w:ind w:left="380" w:hanging="380"/>
        <w:rPr>
          <w:lang w:val="en-GB"/>
        </w:rPr>
      </w:pPr>
      <w:r w:rsidRPr="005A6390">
        <w:rPr>
          <w:sz w:val="15"/>
          <w:szCs w:val="15"/>
          <w:lang w:val="en-GB"/>
        </w:rPr>
        <w:t xml:space="preserve">[21] K. Crowston, K. Wei, J. Howison, and A. Wiggins, “Free/libre open-source software development: What we know and what we do not know,” ACM </w:t>
      </w:r>
      <w:proofErr w:type="spellStart"/>
      <w:r w:rsidRPr="005A6390">
        <w:rPr>
          <w:sz w:val="15"/>
          <w:szCs w:val="15"/>
          <w:lang w:val="en-GB"/>
        </w:rPr>
        <w:t>Comput</w:t>
      </w:r>
      <w:proofErr w:type="spellEnd"/>
      <w:r w:rsidRPr="005A6390">
        <w:rPr>
          <w:sz w:val="15"/>
          <w:szCs w:val="15"/>
          <w:lang w:val="en-GB"/>
        </w:rPr>
        <w:t xml:space="preserve">. </w:t>
      </w:r>
      <w:proofErr w:type="spellStart"/>
      <w:r w:rsidRPr="005A6390">
        <w:rPr>
          <w:sz w:val="15"/>
          <w:szCs w:val="15"/>
          <w:lang w:val="en-GB"/>
        </w:rPr>
        <w:t>Surv</w:t>
      </w:r>
      <w:proofErr w:type="spellEnd"/>
      <w:r w:rsidRPr="005A6390">
        <w:rPr>
          <w:sz w:val="15"/>
          <w:szCs w:val="15"/>
          <w:lang w:val="en-GB"/>
        </w:rPr>
        <w:t xml:space="preserve">., vol. 44, no. 2, Art. no. 7, pp. 1–35, Feb. 2012, </w:t>
      </w:r>
      <w:proofErr w:type="spellStart"/>
      <w:r w:rsidRPr="005A6390">
        <w:rPr>
          <w:sz w:val="15"/>
          <w:szCs w:val="15"/>
          <w:lang w:val="en-GB"/>
        </w:rPr>
        <w:t>doi</w:t>
      </w:r>
      <w:proofErr w:type="spellEnd"/>
      <w:r w:rsidRPr="005A6390">
        <w:rPr>
          <w:sz w:val="15"/>
          <w:szCs w:val="15"/>
          <w:lang w:val="en-GB"/>
        </w:rPr>
        <w:t>: 10.1145/2089125.2089127.</w:t>
      </w:r>
    </w:p>
    <w:p w14:paraId="4DC32C41" w14:textId="77777777" w:rsidR="000510BE" w:rsidRPr="005A6390" w:rsidRDefault="00000000">
      <w:pPr>
        <w:spacing w:after="26" w:line="202" w:lineRule="auto"/>
        <w:ind w:left="380" w:hanging="380"/>
        <w:rPr>
          <w:lang w:val="en-GB"/>
        </w:rPr>
      </w:pPr>
      <w:r w:rsidRPr="005A6390">
        <w:rPr>
          <w:sz w:val="15"/>
          <w:szCs w:val="15"/>
          <w:lang w:val="en-GB"/>
        </w:rPr>
        <w:t>[22] R. K. Yin, Case Study Research and Applications: Design and Methods, 6th ed. Thousand Oaks, CA, USA: SAGE, 2018.</w:t>
      </w:r>
    </w:p>
    <w:p w14:paraId="53859B05" w14:textId="77777777" w:rsidR="000510BE" w:rsidRPr="005A6390" w:rsidRDefault="00000000">
      <w:pPr>
        <w:spacing w:after="26" w:line="202" w:lineRule="auto"/>
        <w:ind w:left="380" w:hanging="380"/>
        <w:rPr>
          <w:lang w:val="en-GB"/>
        </w:rPr>
      </w:pPr>
      <w:r w:rsidRPr="005A6390">
        <w:rPr>
          <w:sz w:val="15"/>
          <w:szCs w:val="15"/>
          <w:lang w:val="en-GB"/>
        </w:rPr>
        <w:t xml:space="preserve">[23] R. K. Yin, “The case study method as a tool for doing evaluation,” Current Sociology, vol. 40, no. 1, pp. 121–137, Mar. 1992, </w:t>
      </w:r>
      <w:proofErr w:type="spellStart"/>
      <w:r w:rsidRPr="005A6390">
        <w:rPr>
          <w:sz w:val="15"/>
          <w:szCs w:val="15"/>
          <w:lang w:val="en-GB"/>
        </w:rPr>
        <w:t>doi</w:t>
      </w:r>
      <w:proofErr w:type="spellEnd"/>
      <w:r w:rsidRPr="005A6390">
        <w:rPr>
          <w:sz w:val="15"/>
          <w:szCs w:val="15"/>
          <w:lang w:val="en-GB"/>
        </w:rPr>
        <w:t>: 10.1177/001139292040001009.</w:t>
      </w:r>
    </w:p>
    <w:p w14:paraId="4798EDC0" w14:textId="77777777" w:rsidR="000510BE" w:rsidRPr="005A6390" w:rsidRDefault="00000000">
      <w:pPr>
        <w:spacing w:after="26" w:line="202" w:lineRule="auto"/>
        <w:ind w:left="380" w:hanging="380"/>
        <w:rPr>
          <w:lang w:val="en-GB"/>
        </w:rPr>
      </w:pPr>
      <w:r w:rsidRPr="005A6390">
        <w:rPr>
          <w:sz w:val="15"/>
          <w:szCs w:val="15"/>
          <w:lang w:val="en-GB"/>
        </w:rPr>
        <w:t xml:space="preserve">[24] R. K. Yin, “How to do better case studies (with illustrations from 20 exemplary case studies),” in The SAGE Handbook of Applied Social Research Methods, L. Bickman and D. J. Rog, Eds. Thousand Oaks, CA, USA: SAGE, 2009, pp. 254–282, </w:t>
      </w:r>
      <w:proofErr w:type="spellStart"/>
      <w:r w:rsidRPr="005A6390">
        <w:rPr>
          <w:sz w:val="15"/>
          <w:szCs w:val="15"/>
          <w:lang w:val="en-GB"/>
        </w:rPr>
        <w:t>doi</w:t>
      </w:r>
      <w:proofErr w:type="spellEnd"/>
      <w:r w:rsidRPr="005A6390">
        <w:rPr>
          <w:sz w:val="15"/>
          <w:szCs w:val="15"/>
          <w:lang w:val="en-GB"/>
        </w:rPr>
        <w:t>: 10.4135/9781483348858.</w:t>
      </w:r>
    </w:p>
    <w:p w14:paraId="50E5BDE9" w14:textId="77777777" w:rsidR="000510BE" w:rsidRPr="005A6390" w:rsidRDefault="00000000">
      <w:pPr>
        <w:spacing w:after="26" w:line="202" w:lineRule="auto"/>
        <w:ind w:left="380" w:hanging="380"/>
        <w:rPr>
          <w:lang w:val="en-GB"/>
        </w:rPr>
      </w:pPr>
      <w:r w:rsidRPr="005A6390">
        <w:rPr>
          <w:sz w:val="15"/>
          <w:szCs w:val="15"/>
          <w:lang w:val="en-GB"/>
        </w:rPr>
        <w:t xml:space="preserve">[25] P. Runeson and M. </w:t>
      </w:r>
      <w:proofErr w:type="spellStart"/>
      <w:r w:rsidRPr="005A6390">
        <w:rPr>
          <w:sz w:val="15"/>
          <w:szCs w:val="15"/>
          <w:lang w:val="en-GB"/>
        </w:rPr>
        <w:t>Höst</w:t>
      </w:r>
      <w:proofErr w:type="spellEnd"/>
      <w:r w:rsidRPr="005A6390">
        <w:rPr>
          <w:sz w:val="15"/>
          <w:szCs w:val="15"/>
          <w:lang w:val="en-GB"/>
        </w:rPr>
        <w:t xml:space="preserve">, “Guidelines for conducting and reporting case study research in software engineering,” </w:t>
      </w:r>
      <w:proofErr w:type="spellStart"/>
      <w:r w:rsidRPr="005A6390">
        <w:rPr>
          <w:sz w:val="15"/>
          <w:szCs w:val="15"/>
          <w:lang w:val="en-GB"/>
        </w:rPr>
        <w:t>Empir</w:t>
      </w:r>
      <w:proofErr w:type="spellEnd"/>
      <w:r w:rsidRPr="005A6390">
        <w:rPr>
          <w:sz w:val="15"/>
          <w:szCs w:val="15"/>
          <w:lang w:val="en-GB"/>
        </w:rPr>
        <w:t xml:space="preserve">. </w:t>
      </w:r>
      <w:proofErr w:type="spellStart"/>
      <w:r w:rsidRPr="005A6390">
        <w:rPr>
          <w:sz w:val="15"/>
          <w:szCs w:val="15"/>
          <w:lang w:val="en-GB"/>
        </w:rPr>
        <w:t>Softw</w:t>
      </w:r>
      <w:proofErr w:type="spellEnd"/>
      <w:r w:rsidRPr="005A6390">
        <w:rPr>
          <w:sz w:val="15"/>
          <w:szCs w:val="15"/>
          <w:lang w:val="en-GB"/>
        </w:rPr>
        <w:t xml:space="preserve">. Eng., vol. 14, no. 2, pp. 131–164, Apr. 2009, </w:t>
      </w:r>
      <w:proofErr w:type="spellStart"/>
      <w:r w:rsidRPr="005A6390">
        <w:rPr>
          <w:sz w:val="15"/>
          <w:szCs w:val="15"/>
          <w:lang w:val="en-GB"/>
        </w:rPr>
        <w:t>doi</w:t>
      </w:r>
      <w:proofErr w:type="spellEnd"/>
      <w:r w:rsidRPr="005A6390">
        <w:rPr>
          <w:sz w:val="15"/>
          <w:szCs w:val="15"/>
          <w:lang w:val="en-GB"/>
        </w:rPr>
        <w:t>: 10.1007/s10664-008-9102-8.</w:t>
      </w:r>
    </w:p>
    <w:p w14:paraId="18B36159" w14:textId="77777777" w:rsidR="000510BE" w:rsidRPr="005A6390" w:rsidRDefault="00000000">
      <w:pPr>
        <w:spacing w:after="26" w:line="202" w:lineRule="auto"/>
        <w:ind w:left="380" w:hanging="380"/>
        <w:rPr>
          <w:lang w:val="en-GB"/>
        </w:rPr>
      </w:pPr>
      <w:r w:rsidRPr="005A6390">
        <w:rPr>
          <w:sz w:val="15"/>
          <w:szCs w:val="15"/>
          <w:lang w:val="en-GB"/>
        </w:rPr>
        <w:t xml:space="preserve">[26] C. </w:t>
      </w:r>
      <w:proofErr w:type="spellStart"/>
      <w:r w:rsidRPr="005A6390">
        <w:rPr>
          <w:sz w:val="15"/>
          <w:szCs w:val="15"/>
          <w:lang w:val="en-GB"/>
        </w:rPr>
        <w:t>Wohlin</w:t>
      </w:r>
      <w:proofErr w:type="spellEnd"/>
      <w:r w:rsidRPr="005A6390">
        <w:rPr>
          <w:sz w:val="15"/>
          <w:szCs w:val="15"/>
          <w:lang w:val="en-GB"/>
        </w:rPr>
        <w:t xml:space="preserve"> and A. Rainer, “Is it a case </w:t>
      </w:r>
      <w:proofErr w:type="gramStart"/>
      <w:r w:rsidRPr="005A6390">
        <w:rPr>
          <w:sz w:val="15"/>
          <w:szCs w:val="15"/>
          <w:lang w:val="en-GB"/>
        </w:rPr>
        <w:t>study?—</w:t>
      </w:r>
      <w:proofErr w:type="gramEnd"/>
      <w:r w:rsidRPr="005A6390">
        <w:rPr>
          <w:sz w:val="15"/>
          <w:szCs w:val="15"/>
          <w:lang w:val="en-GB"/>
        </w:rPr>
        <w:t xml:space="preserve">A critical analysis and guidance,” J. Syst. </w:t>
      </w:r>
      <w:proofErr w:type="spellStart"/>
      <w:r w:rsidRPr="005A6390">
        <w:rPr>
          <w:sz w:val="15"/>
          <w:szCs w:val="15"/>
          <w:lang w:val="en-GB"/>
        </w:rPr>
        <w:t>Softw</w:t>
      </w:r>
      <w:proofErr w:type="spellEnd"/>
      <w:r w:rsidRPr="005A6390">
        <w:rPr>
          <w:sz w:val="15"/>
          <w:szCs w:val="15"/>
          <w:lang w:val="en-GB"/>
        </w:rPr>
        <w:t xml:space="preserve">., vol. 192, Art. no. 111395, Oct. 2022, </w:t>
      </w:r>
      <w:proofErr w:type="spellStart"/>
      <w:r w:rsidRPr="005A6390">
        <w:rPr>
          <w:sz w:val="15"/>
          <w:szCs w:val="15"/>
          <w:lang w:val="en-GB"/>
        </w:rPr>
        <w:t>doi</w:t>
      </w:r>
      <w:proofErr w:type="spellEnd"/>
      <w:r w:rsidRPr="005A6390">
        <w:rPr>
          <w:sz w:val="15"/>
          <w:szCs w:val="15"/>
          <w:lang w:val="en-GB"/>
        </w:rPr>
        <w:t>: 10.1016/j.jss.2022.111395.</w:t>
      </w:r>
    </w:p>
    <w:p w14:paraId="34AA54AC" w14:textId="77777777" w:rsidR="000510BE" w:rsidRPr="005A6390" w:rsidRDefault="00000000">
      <w:pPr>
        <w:spacing w:after="26" w:line="202" w:lineRule="auto"/>
        <w:ind w:left="380" w:hanging="380"/>
        <w:rPr>
          <w:lang w:val="en-GB"/>
        </w:rPr>
      </w:pPr>
      <w:r w:rsidRPr="005A6390">
        <w:rPr>
          <w:sz w:val="15"/>
          <w:szCs w:val="15"/>
          <w:lang w:val="en-GB"/>
        </w:rPr>
        <w:t xml:space="preserve">[27] S. Easterbrook, J. Singer, M.-A. Storey, and D. Damian, “Selecting empirical methods for software engineering research,” in Guide to Advanced Empirical Software Engineering, F. Shull, J. Singer, and D. I. K. Sjøberg, Eds. London, U.K.: Springer, 2008, pp. 285–311, </w:t>
      </w:r>
      <w:proofErr w:type="spellStart"/>
      <w:r w:rsidRPr="005A6390">
        <w:rPr>
          <w:sz w:val="15"/>
          <w:szCs w:val="15"/>
          <w:lang w:val="en-GB"/>
        </w:rPr>
        <w:t>doi</w:t>
      </w:r>
      <w:proofErr w:type="spellEnd"/>
      <w:r w:rsidRPr="005A6390">
        <w:rPr>
          <w:sz w:val="15"/>
          <w:szCs w:val="15"/>
          <w:lang w:val="en-GB"/>
        </w:rPr>
        <w:t>: 10.1007/978-1-84800-044-5_11.</w:t>
      </w:r>
    </w:p>
    <w:p w14:paraId="057F0CF3" w14:textId="77777777" w:rsidR="000510BE" w:rsidRPr="005A6390" w:rsidRDefault="00000000">
      <w:pPr>
        <w:spacing w:after="26" w:line="202" w:lineRule="auto"/>
        <w:ind w:left="380" w:hanging="380"/>
        <w:rPr>
          <w:lang w:val="en-GB"/>
        </w:rPr>
      </w:pPr>
      <w:r w:rsidRPr="005A6390">
        <w:rPr>
          <w:sz w:val="15"/>
          <w:szCs w:val="15"/>
          <w:lang w:val="en-GB"/>
        </w:rPr>
        <w:t xml:space="preserve">[28] M. Staron, Action Research in Software Engineering: Theory and Applications. Cham, Switzerland: Springer, 2020, </w:t>
      </w:r>
      <w:proofErr w:type="spellStart"/>
      <w:r w:rsidRPr="005A6390">
        <w:rPr>
          <w:sz w:val="15"/>
          <w:szCs w:val="15"/>
          <w:lang w:val="en-GB"/>
        </w:rPr>
        <w:t>doi</w:t>
      </w:r>
      <w:proofErr w:type="spellEnd"/>
      <w:r w:rsidRPr="005A6390">
        <w:rPr>
          <w:sz w:val="15"/>
          <w:szCs w:val="15"/>
          <w:lang w:val="en-GB"/>
        </w:rPr>
        <w:t>: 10.1007/978-3-030-32610-4.</w:t>
      </w:r>
    </w:p>
    <w:p w14:paraId="76207E2C" w14:textId="77777777" w:rsidR="000510BE" w:rsidRPr="005A6390" w:rsidRDefault="00000000">
      <w:pPr>
        <w:spacing w:after="26" w:line="202" w:lineRule="auto"/>
        <w:ind w:left="380" w:hanging="380"/>
        <w:rPr>
          <w:lang w:val="en-GB"/>
        </w:rPr>
      </w:pPr>
      <w:r w:rsidRPr="005A6390">
        <w:rPr>
          <w:sz w:val="15"/>
          <w:szCs w:val="15"/>
          <w:lang w:val="en-GB"/>
        </w:rPr>
        <w:t xml:space="preserve">[29] V. Braun and V. Clarke, “Using thematic analysis in psychology,” Qual. Res. Psychol., vol. 3, no. 2, pp. 77–101, 2006, </w:t>
      </w:r>
      <w:proofErr w:type="spellStart"/>
      <w:r w:rsidRPr="005A6390">
        <w:rPr>
          <w:sz w:val="15"/>
          <w:szCs w:val="15"/>
          <w:lang w:val="en-GB"/>
        </w:rPr>
        <w:t>doi</w:t>
      </w:r>
      <w:proofErr w:type="spellEnd"/>
      <w:r w:rsidRPr="005A6390">
        <w:rPr>
          <w:sz w:val="15"/>
          <w:szCs w:val="15"/>
          <w:lang w:val="en-GB"/>
        </w:rPr>
        <w:t>: 10.1191/1478088706qp063oa.</w:t>
      </w:r>
    </w:p>
    <w:p w14:paraId="57954B27" w14:textId="77777777" w:rsidR="000510BE" w:rsidRPr="005A6390" w:rsidRDefault="00000000">
      <w:pPr>
        <w:spacing w:after="26" w:line="202" w:lineRule="auto"/>
        <w:ind w:left="380" w:hanging="380"/>
        <w:rPr>
          <w:lang w:val="en-GB"/>
        </w:rPr>
      </w:pPr>
      <w:r w:rsidRPr="005A6390">
        <w:rPr>
          <w:sz w:val="15"/>
          <w:szCs w:val="15"/>
          <w:lang w:val="en-GB"/>
        </w:rPr>
        <w:t xml:space="preserve">[30] N. Mays and C. Pope, “Rigour and qualitative research,” BMJ, vol. 311, no. 6997, pp. 109–112, Jul. 1995, </w:t>
      </w:r>
      <w:proofErr w:type="spellStart"/>
      <w:r w:rsidRPr="005A6390">
        <w:rPr>
          <w:sz w:val="15"/>
          <w:szCs w:val="15"/>
          <w:lang w:val="en-GB"/>
        </w:rPr>
        <w:t>doi</w:t>
      </w:r>
      <w:proofErr w:type="spellEnd"/>
      <w:r w:rsidRPr="005A6390">
        <w:rPr>
          <w:sz w:val="15"/>
          <w:szCs w:val="15"/>
          <w:lang w:val="en-GB"/>
        </w:rPr>
        <w:t>: 10.1136/bmj.311.6997.109.</w:t>
      </w:r>
    </w:p>
    <w:p w14:paraId="15710A09" w14:textId="77777777" w:rsidR="000510BE" w:rsidRPr="005A6390" w:rsidRDefault="00000000">
      <w:pPr>
        <w:spacing w:after="26" w:line="202" w:lineRule="auto"/>
        <w:ind w:left="380" w:hanging="380"/>
        <w:rPr>
          <w:lang w:val="en-GB"/>
        </w:rPr>
      </w:pPr>
      <w:r w:rsidRPr="005A6390">
        <w:rPr>
          <w:sz w:val="15"/>
          <w:szCs w:val="15"/>
          <w:lang w:val="en-GB"/>
        </w:rPr>
        <w:t xml:space="preserve">[31] S. Jamieson, “Likert scales: How to (ab)use them,” Med. Educ., vol. 38, no. 12, pp. 1217–1218, Dec. 2004, </w:t>
      </w:r>
      <w:proofErr w:type="spellStart"/>
      <w:r w:rsidRPr="005A6390">
        <w:rPr>
          <w:sz w:val="15"/>
          <w:szCs w:val="15"/>
          <w:lang w:val="en-GB"/>
        </w:rPr>
        <w:t>doi</w:t>
      </w:r>
      <w:proofErr w:type="spellEnd"/>
      <w:r w:rsidRPr="005A6390">
        <w:rPr>
          <w:sz w:val="15"/>
          <w:szCs w:val="15"/>
          <w:lang w:val="en-GB"/>
        </w:rPr>
        <w:t>: 10.1111/j.1365-2929.2004.</w:t>
      </w:r>
      <w:proofErr w:type="gramStart"/>
      <w:r w:rsidRPr="005A6390">
        <w:rPr>
          <w:sz w:val="15"/>
          <w:szCs w:val="15"/>
          <w:lang w:val="en-GB"/>
        </w:rPr>
        <w:t>02012.x.</w:t>
      </w:r>
      <w:proofErr w:type="gramEnd"/>
    </w:p>
    <w:p w14:paraId="2C9AC034" w14:textId="77777777" w:rsidR="000510BE" w:rsidRPr="005A6390" w:rsidRDefault="00000000">
      <w:pPr>
        <w:spacing w:after="26" w:line="202" w:lineRule="auto"/>
        <w:ind w:left="380" w:hanging="380"/>
        <w:rPr>
          <w:lang w:val="en-GB"/>
        </w:rPr>
      </w:pPr>
      <w:r w:rsidRPr="005A6390">
        <w:rPr>
          <w:sz w:val="15"/>
          <w:szCs w:val="15"/>
          <w:lang w:val="en-GB"/>
        </w:rPr>
        <w:t xml:space="preserve">[32] G. Norman, “Likert scales, levels of measurement and the ‘laws’ of statistics,” Adv. Health Sci. Educ., vol. 15, no. 5, pp. 625–632, Dec. 2010, </w:t>
      </w:r>
      <w:proofErr w:type="spellStart"/>
      <w:r w:rsidRPr="005A6390">
        <w:rPr>
          <w:sz w:val="15"/>
          <w:szCs w:val="15"/>
          <w:lang w:val="en-GB"/>
        </w:rPr>
        <w:t>doi</w:t>
      </w:r>
      <w:proofErr w:type="spellEnd"/>
      <w:r w:rsidRPr="005A6390">
        <w:rPr>
          <w:sz w:val="15"/>
          <w:szCs w:val="15"/>
          <w:lang w:val="en-GB"/>
        </w:rPr>
        <w:t>: 10.1007/s10459-010-9222-y.</w:t>
      </w:r>
    </w:p>
    <w:p w14:paraId="47CC68ED" w14:textId="77777777" w:rsidR="000510BE" w:rsidRPr="005A6390" w:rsidRDefault="00000000">
      <w:pPr>
        <w:spacing w:after="26" w:line="202" w:lineRule="auto"/>
        <w:ind w:left="380" w:hanging="380"/>
        <w:rPr>
          <w:lang w:val="en-GB"/>
        </w:rPr>
      </w:pPr>
      <w:r w:rsidRPr="005A6390">
        <w:rPr>
          <w:sz w:val="15"/>
          <w:szCs w:val="15"/>
          <w:lang w:val="en-GB"/>
        </w:rPr>
        <w:t xml:space="preserve">[33] J. McCambridge, J. Witton, and D. R. </w:t>
      </w:r>
      <w:proofErr w:type="spellStart"/>
      <w:r w:rsidRPr="005A6390">
        <w:rPr>
          <w:sz w:val="15"/>
          <w:szCs w:val="15"/>
          <w:lang w:val="en-GB"/>
        </w:rPr>
        <w:t>Elbourne</w:t>
      </w:r>
      <w:proofErr w:type="spellEnd"/>
      <w:r w:rsidRPr="005A6390">
        <w:rPr>
          <w:sz w:val="15"/>
          <w:szCs w:val="15"/>
          <w:lang w:val="en-GB"/>
        </w:rPr>
        <w:t xml:space="preserve">, “Systematic review of the Hawthorne effect: New concepts are needed to study research participation effects,” J. Clin. </w:t>
      </w:r>
      <w:proofErr w:type="spellStart"/>
      <w:r w:rsidRPr="005A6390">
        <w:rPr>
          <w:sz w:val="15"/>
          <w:szCs w:val="15"/>
          <w:lang w:val="en-GB"/>
        </w:rPr>
        <w:t>Epidemiol</w:t>
      </w:r>
      <w:proofErr w:type="spellEnd"/>
      <w:r w:rsidRPr="005A6390">
        <w:rPr>
          <w:sz w:val="15"/>
          <w:szCs w:val="15"/>
          <w:lang w:val="en-GB"/>
        </w:rPr>
        <w:t xml:space="preserve">., vol. 67, no. 3, pp. 267–277, Mar. 2014, </w:t>
      </w:r>
      <w:proofErr w:type="spellStart"/>
      <w:r w:rsidRPr="005A6390">
        <w:rPr>
          <w:sz w:val="15"/>
          <w:szCs w:val="15"/>
          <w:lang w:val="en-GB"/>
        </w:rPr>
        <w:t>doi</w:t>
      </w:r>
      <w:proofErr w:type="spellEnd"/>
      <w:r w:rsidRPr="005A6390">
        <w:rPr>
          <w:sz w:val="15"/>
          <w:szCs w:val="15"/>
          <w:lang w:val="en-GB"/>
        </w:rPr>
        <w:t>: 10.1016/j.jclinepi.2013.08.015.</w:t>
      </w:r>
    </w:p>
    <w:p w14:paraId="07E2245E" w14:textId="77777777" w:rsidR="000510BE" w:rsidRPr="005A6390" w:rsidRDefault="00000000">
      <w:pPr>
        <w:spacing w:after="26" w:line="202" w:lineRule="auto"/>
        <w:ind w:left="380" w:hanging="380"/>
        <w:rPr>
          <w:lang w:val="en-GB"/>
        </w:rPr>
      </w:pPr>
      <w:r w:rsidRPr="005A6390">
        <w:rPr>
          <w:sz w:val="15"/>
          <w:szCs w:val="15"/>
          <w:lang w:val="en-GB"/>
        </w:rPr>
        <w:t xml:space="preserve">[34] K. Nielsen and R. Randall, “Opening the black box: Presenting a model for evaluating organizational-level interventions,” Eur. J. Work Organ. Psychol., vol. 22, no. 5, pp. 601–617, Oct. 2013, </w:t>
      </w:r>
      <w:proofErr w:type="spellStart"/>
      <w:r w:rsidRPr="005A6390">
        <w:rPr>
          <w:sz w:val="15"/>
          <w:szCs w:val="15"/>
          <w:lang w:val="en-GB"/>
        </w:rPr>
        <w:t>doi</w:t>
      </w:r>
      <w:proofErr w:type="spellEnd"/>
      <w:r w:rsidRPr="005A6390">
        <w:rPr>
          <w:sz w:val="15"/>
          <w:szCs w:val="15"/>
          <w:lang w:val="en-GB"/>
        </w:rPr>
        <w:t>: 10.1080/1359432X.2012.690556.</w:t>
      </w:r>
    </w:p>
    <w:p w14:paraId="0999DC94" w14:textId="77777777" w:rsidR="000510BE" w:rsidRPr="005A6390" w:rsidRDefault="00000000">
      <w:pPr>
        <w:spacing w:after="26" w:line="202" w:lineRule="auto"/>
        <w:ind w:left="380" w:hanging="380"/>
        <w:rPr>
          <w:lang w:val="en-GB"/>
        </w:rPr>
      </w:pPr>
      <w:r w:rsidRPr="005A6390">
        <w:rPr>
          <w:sz w:val="15"/>
          <w:szCs w:val="15"/>
          <w:lang w:val="en-GB"/>
        </w:rPr>
        <w:t xml:space="preserve">[35] K. Nielsen and M. Miraglia, “What works for whom in which circumstances? On the need to move beyond the ‘what works?’ question in organizational intervention research,” Human Relations, vol. 70, no. 1, pp. 40–62, Jan. 2017, </w:t>
      </w:r>
      <w:proofErr w:type="spellStart"/>
      <w:r w:rsidRPr="005A6390">
        <w:rPr>
          <w:sz w:val="15"/>
          <w:szCs w:val="15"/>
          <w:lang w:val="en-GB"/>
        </w:rPr>
        <w:t>doi</w:t>
      </w:r>
      <w:proofErr w:type="spellEnd"/>
      <w:r w:rsidRPr="005A6390">
        <w:rPr>
          <w:sz w:val="15"/>
          <w:szCs w:val="15"/>
          <w:lang w:val="en-GB"/>
        </w:rPr>
        <w:t>: 10.1177/0018726716670226.</w:t>
      </w:r>
    </w:p>
    <w:p w14:paraId="6EAFD69B" w14:textId="77777777" w:rsidR="000510BE" w:rsidRPr="005A6390" w:rsidRDefault="00000000">
      <w:pPr>
        <w:spacing w:after="26" w:line="202" w:lineRule="auto"/>
        <w:ind w:left="380" w:hanging="380"/>
        <w:rPr>
          <w:lang w:val="en-GB"/>
        </w:rPr>
      </w:pPr>
      <w:r w:rsidRPr="005A6390">
        <w:rPr>
          <w:sz w:val="15"/>
          <w:szCs w:val="15"/>
          <w:lang w:val="en-GB"/>
        </w:rPr>
        <w:t xml:space="preserve">[36] T. </w:t>
      </w:r>
      <w:proofErr w:type="spellStart"/>
      <w:r w:rsidRPr="005A6390">
        <w:rPr>
          <w:sz w:val="15"/>
          <w:szCs w:val="15"/>
          <w:lang w:val="en-GB"/>
        </w:rPr>
        <w:t>Dybå</w:t>
      </w:r>
      <w:proofErr w:type="spellEnd"/>
      <w:r w:rsidRPr="005A6390">
        <w:rPr>
          <w:sz w:val="15"/>
          <w:szCs w:val="15"/>
          <w:lang w:val="en-GB"/>
        </w:rPr>
        <w:t xml:space="preserve">, “An empirical investigation of the key factors for success in software process improvement,” IEEE Trans. </w:t>
      </w:r>
      <w:proofErr w:type="spellStart"/>
      <w:r w:rsidRPr="005A6390">
        <w:rPr>
          <w:sz w:val="15"/>
          <w:szCs w:val="15"/>
          <w:lang w:val="en-GB"/>
        </w:rPr>
        <w:t>Softw</w:t>
      </w:r>
      <w:proofErr w:type="spellEnd"/>
      <w:r w:rsidRPr="005A6390">
        <w:rPr>
          <w:sz w:val="15"/>
          <w:szCs w:val="15"/>
          <w:lang w:val="en-GB"/>
        </w:rPr>
        <w:t xml:space="preserve">. Eng., vol. 31, no. 5, pp. 410–424, May 2005, </w:t>
      </w:r>
      <w:proofErr w:type="spellStart"/>
      <w:r w:rsidRPr="005A6390">
        <w:rPr>
          <w:sz w:val="15"/>
          <w:szCs w:val="15"/>
          <w:lang w:val="en-GB"/>
        </w:rPr>
        <w:t>doi</w:t>
      </w:r>
      <w:proofErr w:type="spellEnd"/>
      <w:r w:rsidRPr="005A6390">
        <w:rPr>
          <w:sz w:val="15"/>
          <w:szCs w:val="15"/>
          <w:lang w:val="en-GB"/>
        </w:rPr>
        <w:t>: 10.1109/TSE.2005.53.</w:t>
      </w:r>
    </w:p>
    <w:p w14:paraId="6AC8E507" w14:textId="77777777" w:rsidR="000510BE" w:rsidRPr="005A6390" w:rsidRDefault="00000000">
      <w:pPr>
        <w:spacing w:after="26" w:line="202" w:lineRule="auto"/>
        <w:ind w:left="380" w:hanging="380"/>
        <w:rPr>
          <w:lang w:val="en-GB"/>
        </w:rPr>
      </w:pPr>
      <w:r w:rsidRPr="005A6390">
        <w:rPr>
          <w:sz w:val="15"/>
          <w:szCs w:val="15"/>
          <w:lang w:val="en-GB"/>
        </w:rPr>
        <w:t>[37] N. Harutyunyan, D. Riehle, and G. Sathya, “Industry best practices for corporate open sourcing,” in Proc. 53rd Hawaii Int. Conf. System Sciences (HICSS), 2020, pp. 5849–5858.</w:t>
      </w:r>
    </w:p>
    <w:p w14:paraId="38072CF6" w14:textId="77777777" w:rsidR="000510BE" w:rsidRPr="005A6390" w:rsidRDefault="00000000">
      <w:pPr>
        <w:spacing w:after="26" w:line="202" w:lineRule="auto"/>
        <w:ind w:left="380" w:hanging="380"/>
        <w:rPr>
          <w:lang w:val="en-GB"/>
        </w:rPr>
      </w:pPr>
      <w:r w:rsidRPr="005A6390">
        <w:rPr>
          <w:sz w:val="15"/>
          <w:szCs w:val="15"/>
          <w:lang w:val="en-GB"/>
        </w:rPr>
        <w:t>[38] D. Riehle, N. Harutyunyan, and A. Barcomb, “Pattern discovery and validation using scientific research methods,” in Transactions on Pattern Languages of Programming V. Cham, Switzerland: Springer, 2025, pp. 226–253.</w:t>
      </w:r>
    </w:p>
    <w:sectPr w:rsidR="000510BE" w:rsidRPr="005A6390">
      <w:pgSz w:w="11906" w:h="16838"/>
      <w:pgMar w:top="1100" w:right="1134" w:bottom="1100" w:left="1134" w:header="708" w:footer="708" w:gutter="0"/>
      <w:cols w:space="720"/>
      <w:docGrid w:linePitch="360"/>
    </w:sectPr>
  </w:body>
</w:document>
</file>

<file path=word/comments.xml><?xml version="1.0" encoding="utf-8"?>
<w:comments xmlns:w="http://schemas.openxmlformats.org/wordprocessingml/2006/main" xmlns:r="http://schemas.openxmlformats.org/officeDocument/2006/relationships">
  <w:comment w:id="0" w:author="Codex" w:initials="CX" w:date="2026-10-03T20:16:27Z">
    <w:p>
      <w:pPr>
        <w:pStyle w:val="CommentText"/>
      </w:pPr>
      <w:r>
        <w:rPr>
          <w:b/>
        </w:rPr>
        <w:t xml:space="preserve">Review overview and submission copy</w:t>
      </w:r>
    </w:p>
    <w:p>
      <w:pPr>
        <w:pStyle w:val="CommentText"/>
      </w:pPr>
      <w:r>
        <w:t xml:space="preserve">I recommend major revisions before submission. The industrial evidence and practical purpose are useful. The most urgent issue is the definition of targeted items, followed by the strength of the causal claims. The five main recommendations are numbered in the comments; supporting comments and eight citation suggestions are placed at relevant passages.</w:t>
      </w:r>
    </w:p>
    <w:p>
      <w:pPr>
        <w:pStyle w:val="CommentText"/>
      </w:pPr>
      <w:r>
        <w:t xml:space="preserve">This review checks the manuscript and displayed numbers. The statistical tests were not reproduced because raw responses were not supplied. Before submission, resolve existing tracked changes and remove red boxes and coloured editing marks. These comments do not change the manuscript text.</w:t>
      </w:r>
    </w:p>
  </w:comment>
  <w:comment w:id="1" w:author="Codex" w:initials="CX" w:date="2026-10-03T20:16:27Z">
    <w:p>
      <w:pPr>
        <w:pStyle w:val="CommentText"/>
      </w:pPr>
      <w:r>
        <w:rPr>
          <w:b/>
        </w:rPr>
        <w:t xml:space="preserve">Recommendation 1 of 5 - Resolve the targeted-item definition</w:t>
      </w:r>
    </w:p>
    <w:p>
      <w:pPr>
        <w:pStyle w:val="CommentText"/>
      </w:pPr>
      <w:r>
        <w:t xml:space="preserve">Table 3 maps Q4 to BP12/BP13, which PE adopted. Yet Q4 fell from 4.63 to 4.20. The reported mean gain of about +0.45 matches Q5-Q11, excluding Q4. If Q4 belongs in this set, seven of eight items improved, with a mean gain of about +0.34 from the displayed values.</w:t>
      </w:r>
    </w:p>
    <w:p>
      <w:pPr>
        <w:pStyle w:val="CommentText"/>
      </w:pPr>
      <w:r>
        <w:t xml:space="preserve">Q7 and Q8 map to BP14, but the next paragraph says PE had not yet implemented BP14. Explain any intended overlap with tooling. Provide a case-specific table of practice, actual implementation status, start date, targeted items, and mapping rationale. State when this mapping was fixed and document later changes. Then regenerate the abstract, Table 3, Figure 3, tests, and conclusions.</w:t>
      </w:r>
    </w:p>
  </w:comment>
  <w:comment w:id="2" w:author="Codex" w:initials="CX" w:date="2026-10-03T20:16:27Z">
    <w:p>
      <w:pPr>
        <w:pStyle w:val="CommentText"/>
      </w:pPr>
      <w:r>
        <w:rPr>
          <w:b/>
        </w:rPr>
        <w:t xml:space="preserve">Recommendation 2 of 5 - Limit claims to what the design supports</w:t>
      </w:r>
    </w:p>
    <w:p>
      <w:pPr>
        <w:pStyle w:val="CommentText"/>
      </w:pPr>
      <w:r>
        <w:t xml:space="preserve">The retrospectives occurred in May, but W1 was in June. W3 minus W1 therefore measures change during follow-up after adoption; it does not measure the full change from before to after adoption. Earlier interview ratings came from a smaller, selected group and a different collection setting.</w:t>
      </w:r>
    </w:p>
    <w:p>
      <w:pPr>
        <w:pStyle w:val="CommentText"/>
      </w:pPr>
      <w:r>
        <w:t xml:space="preserve">Revise the research question, abstract, and conclusion to report observed changes and plausible explanations. Treat this as an exploratory evaluation. Different employees may have answered each wave. Non-targeted questions cannot fully replace a control group because they measure different constructs and have different starting scores and room to improve. Avoid claiming that the practices caused the observed changes.</w:t>
      </w:r>
    </w:p>
  </w:comment>
  <w:comment w:id="3" w:author="Codex" w:initials="CX" w:date="2026-10-03T20:16:27Z">
    <w:p>
      <w:pPr>
        <w:pStyle w:val="CommentText"/>
      </w:pPr>
      <w:r>
        <w:rPr>
          <w:b/>
        </w:rPr>
        <w:t xml:space="preserve">Recommendation 3 of 5 - Rework the statistical argument</w:t>
      </w:r>
    </w:p>
    <w:p>
      <w:pPr>
        <w:pStyle w:val="CommentText"/>
      </w:pPr>
      <w:r>
        <w:t xml:space="preserve">The sign test treats changes across questions as independent observations. Questions answered by the same small group can move together; seven improving questions are not seven independent replications. Remove the sign-test p value from the abstract.</w:t>
      </w:r>
    </w:p>
    <w:p>
      <w:pPr>
        <w:pStyle w:val="CommentText"/>
      </w:pPr>
      <w:r>
        <w:t xml:space="preserve">The Mann-Whitney tests also need reconsideration. Anonymous responses cannot be paired, but anonymity does not make samples independent: some employees probably answered both waves. Calling these analyses exploratory does not remove their assumptions.</w:t>
      </w:r>
    </w:p>
    <w:p>
      <w:pPr>
        <w:pStyle w:val="CommentText"/>
      </w:pPr>
      <w:r>
        <w:t xml:space="preserve">Prioritise per-item response counts, rating distributions, descriptive changes, and sensitivity to missing responses. Explain how conclusions change under plausible changes in respondent composition. Do not treat p values as measures of pattern strength.</w:t>
      </w:r>
    </w:p>
  </w:comment>
  <w:comment w:id="4" w:author="Codex" w:initials="CX" w:date="2026-10-03T20:16:27Z">
    <w:p>
      <w:pPr>
        <w:pStyle w:val="CommentText"/>
      </w:pPr>
      <w:r>
        <w:rPr>
          <w:b/>
        </w:rPr>
        <w:t xml:space="preserve">Recommendation 4 of 5 - Make implementation and analysis traceable</w:t>
      </w:r>
    </w:p>
    <w:p>
      <w:pPr>
        <w:pStyle w:val="CommentText"/>
      </w:pPr>
      <w:r>
        <w:t xml:space="preserve">Table 2 mainly reports what teams agreed to do. Add what they actually implemented, the start dates, evidence of use, and whether use continued. A short implementation timeline and an evidence table should connect major findings to interviews, action records, follow-up notes, and survey responses.</w:t>
      </w:r>
    </w:p>
    <w:p>
      <w:pPr>
        <w:pStyle w:val="CommentText"/>
      </w:pPr>
      <w:r>
        <w:t xml:space="preserve">Describe who coded the transcripts, how codes became themes, and how contradictory evidence was handled. Explain how the researcher influenced prioritisation and selection. For a follow-up study, collect comparable pre-intervention measurements and use anonymous participant codes that permit linkage across waves.</w:t>
      </w:r>
    </w:p>
  </w:comment>
  <w:comment w:id="5" w:author="Codex" w:initials="CX" w:date="2026-10-03T20:16:27Z">
    <w:p>
      <w:pPr>
        <w:pStyle w:val="CommentText"/>
      </w:pPr>
      <w:r>
        <w:rPr>
          <w:b/>
        </w:rPr>
        <w:t xml:space="preserve">Recommendation 5 of 5 - Sharpen the contribution and define maturity</w:t>
      </w:r>
    </w:p>
    <w:p>
      <w:pPr>
        <w:pStyle w:val="CommentText"/>
      </w:pPr>
      <w:r>
        <w:t xml:space="preserve">The strongest contribution is how teams select, adapt, and maintain proposed practices, supported by cautious evidence about changes in perceptions. Compare this contribution directly with recent intervention and hybrid-work studies.</w:t>
      </w:r>
    </w:p>
    <w:p>
      <w:pPr>
        <w:pStyle w:val="CommentText"/>
      </w:pPr>
      <w:r>
        <w:t xml:space="preserve">The cases differ in more than remote-work maturity. SEP is a software team within a company; PE is an entire engineering company with one software/data engineer listed. Work, roles, tools, and organisational boundaries differ. Define maturity through observable features such as established communication routines, documentation, and distributed-work experience. Treat it as one possible explanation, rather than an isolated cause.</w:t>
      </w:r>
    </w:p>
  </w:comment>
  <w:comment w:id="6" w:author="Codex" w:initials="CX" w:date="2026-10-03T20:16:27Z">
    <w:p>
      <w:pPr>
        <w:pStyle w:val="CommentText"/>
      </w:pPr>
      <w:r>
        <w:rPr>
          <w:b/>
        </w:rPr>
        <w:t xml:space="preserve">Statistical interpretation - Starting scores and gains</w:t>
      </w:r>
    </w:p>
    <w:p>
      <w:pPr>
        <w:pStyle w:val="CommentText"/>
      </w:pPr>
      <w:r>
        <w:t xml:space="preserve">Gain is calculated as W3 minus W1, so W1 appears in both variables, with opposite signs. This mathematical relationship can create a negative correlation. The upper limit of five also restricts gains for high starting scores. The 36 case-item values are not independent replications.</w:t>
      </w:r>
    </w:p>
    <w:p>
      <w:pPr>
        <w:pStyle w:val="CommentText"/>
      </w:pPr>
      <w:r>
        <w:t xml:space="preserve">The reported correlation does not establish that practices work better where deficits are larger. Report it descriptively and discuss mathematical coupling, regression to the mean, and ceiling effects. Present the proposed explanation as a hypothesis.</w:t>
      </w:r>
    </w:p>
  </w:comment>
  <w:comment w:id="7" w:author="Codex" w:initials="CX" w:date="2026-10-03T20:16:27Z">
    <w:p>
      <w:pPr>
        <w:pStyle w:val="CommentText"/>
      </w:pPr>
      <w:r>
        <w:rPr>
          <w:b/>
        </w:rPr>
        <w:t xml:space="preserve">Measurement and response accounting</w:t>
      </w:r>
    </w:p>
    <w:p>
      <w:pPr>
        <w:pStyle w:val="CommentText"/>
      </w:pPr>
      <w:r>
        <w:t xml:space="preserve">An overall Cronbach alpha of .84 does not establish the validity of eight distinct constructs. Explain the purpose of combining these constructs into one index and limit the reliability claim.</w:t>
      </w:r>
    </w:p>
    <w:p>
      <w:pPr>
        <w:pStyle w:val="CommentText"/>
      </w:pPr>
      <w:r>
        <w:t xml:space="preserve">Table 1 lists 34 response records across the six company-wave combinations, but this calculation uses 18 complete records. Explain which records were included, why others were excluded, missing-item handling, and per-item denominators. Records from different waves may also come from the same people.</w:t>
      </w:r>
    </w:p>
  </w:comment>
  <w:comment w:id="8" w:author="Codex" w:initials="CX" w:date="2026-10-03T20:16:27Z">
    <w:p>
      <w:pPr>
        <w:pStyle w:val="CommentText"/>
      </w:pPr>
      <w:r>
        <w:rPr>
          <w:b/>
        </w:rPr>
        <w:t xml:space="preserve">Interpretation - Evidence for decay and reinforcement</w:t>
      </w:r>
    </w:p>
    <w:p>
      <w:pPr>
        <w:pStyle w:val="CommentText"/>
      </w:pPr>
      <w:r>
        <w:t xml:space="preserve">Three survey waves and one documented reminder do not establish a general two-month decay period or a causal effect of management reinforcement. Respondent composition and concurrent changes remain plausible explanations.</w:t>
      </w:r>
    </w:p>
    <w:p>
      <w:pPr>
        <w:pStyle w:val="CommentText"/>
      </w:pPr>
      <w:r>
        <w:t xml:space="preserve">Treat the distinction between recurring norms and structural changes as a proposition for further study. Report the specific observed decline and the documented lapse in availability communication. Revise this section heading, the abstract, and the conclusion to match that narrower claim.</w:t>
      </w:r>
    </w:p>
  </w:comment>
  <w:comment w:id="9" w:author="Codex" w:initials="CX" w:date="2026-10-03T20:16:27Z">
    <w:p>
      <w:pPr>
        <w:pStyle w:val="CommentText"/>
      </w:pPr>
      <w:r>
        <w:rPr>
          <w:b/>
        </w:rPr>
        <w:t xml:space="preserve">Interpretation - Replication logic</w:t>
      </w:r>
    </w:p>
    <w:p>
      <w:pPr>
        <w:pStyle w:val="CommentText"/>
      </w:pPr>
      <w:r>
        <w:t xml:space="preserve">An unexpected, inconclusive case should not be relabelled a theoretical replication unless the contrasting outcome and its explanation were predicted beforehand. Separate the original prediction from explanations developed after seeing the results. Retain the useful conclusion that SEP is inconclusive.</w:t>
      </w:r>
    </w:p>
  </w:comment>
  <w:comment w:id="10" w:author="Codex" w:initials="CX" w:date="2026-10-03T20:16:27Z">
    <w:p>
      <w:pPr>
        <w:pStyle w:val="CommentText"/>
      </w:pPr>
      <w:r>
        <w:rPr>
          <w:b/>
        </w:rPr>
        <w:t xml:space="preserve">Interpretation - Adoption cost was not measured</w:t>
      </w:r>
    </w:p>
    <w:p>
      <w:pPr>
        <w:pStyle w:val="CommentText"/>
      </w:pPr>
      <w:r>
        <w:t xml:space="preserve">Qualify this general claim. Adoption costs were not measured, the researcher recommended priorities, and PE introduced a structural tooling change. Report what these two teams selected and their documented reasons. Present cost as a possible explanation unless you have direct evidence that cost drove the choices.</w:t>
      </w:r>
    </w:p>
  </w:comment>
  <w:comment w:id="11" w:author="Codex" w:initials="CX" w:date="2026-10-03T20:16:27Z">
    <w:p>
      <w:pPr>
        <w:pStyle w:val="CommentText"/>
      </w:pPr>
      <w:r>
        <w:rPr>
          <w:b/>
        </w:rPr>
        <w:t xml:space="preserve">Logic model - Final outcomes were not supported at PE</w:t>
      </w:r>
    </w:p>
    <w:p>
      <w:pPr>
        <w:pStyle w:val="CommentText"/>
      </w:pPr>
      <w:r>
        <w:t xml:space="preserve">PE Q20 and Q21 both fell by 0.10 from W1 to W3. State that the proposed final step of this logic model was not supported during follow-up. Distinguish changes in particular coordination perceptions from changes in perceived productivity and willingness to recommend the working model.</w:t>
      </w:r>
    </w:p>
  </w:comment>
  <w:comment w:id="12" w:author="Codex" w:initials="CX" w:date="2026-10-03T20:16:27Z">
    <w:p>
      <w:pPr>
        <w:pStyle w:val="CommentText"/>
      </w:pPr>
      <w:r>
        <w:rPr>
          <w:b/>
        </w:rPr>
        <w:t xml:space="preserve">Reporting fix - Eligible population and response counts</w:t>
      </w:r>
    </w:p>
    <w:p>
      <w:pPr>
        <w:pStyle w:val="CommentText"/>
      </w:pPr>
      <w:r>
        <w:t xml:space="preserve">PE is described as having approximately seven staff, but W1 has eight respondents. Give the eligible headcount at each wave and explain whether leaders, contractors, new joiners, or other participants account for the difference. State how duplicate submissions were handled.</w:t>
      </w:r>
    </w:p>
  </w:comment>
  <w:comment w:id="13" w:author="Codex" w:initials="CX" w:date="2026-10-03T20:16:27Z">
    <w:p>
      <w:pPr>
        <w:pStyle w:val="CommentText"/>
      </w:pPr>
      <w:r>
        <w:rPr>
          <w:b/>
        </w:rPr>
        <w:t xml:space="preserve">Methods - Participant consent and ethics</w:t>
      </w:r>
    </w:p>
    <w:p>
      <w:pPr>
        <w:pStyle w:val="CommentText"/>
      </w:pPr>
      <w:r>
        <w:t xml:space="preserve">Report participant consent and ethics approval or exemption, in addition to organisational permission. Explain how individual confidentiality was protected when small named organisations, roles, and quotations can make participants recognisable.</w:t>
      </w:r>
    </w:p>
  </w:comment>
  <w:comment w:id="14" w:author="Codex" w:initials="CX" w:date="2026-10-03T20:16:27Z">
    <w:p>
      <w:pPr>
        <w:pStyle w:val="CommentText"/>
      </w:pPr>
      <w:r>
        <w:rPr>
          <w:b/>
        </w:rPr>
        <w:t xml:space="preserve">Reproducibility - Provide usable supplementary material</w:t>
      </w:r>
    </w:p>
    <w:p>
      <w:pPr>
        <w:pStyle w:val="CommentText"/>
      </w:pPr>
      <w:r>
        <w:t xml:space="preserve">Provide the full questionnaire, interview protocol, item-to-practice mapping, analysis code, and anonymised summaries as a supplement where consent permits. Explain any access restrictions. These materials would let readers verify the analysis without requiring release of identifiable transcripts.</w:t>
      </w:r>
    </w:p>
  </w:comment>
  <w:comment w:id="15" w:author="Codex" w:initials="CX" w:date="2026-10-03T20:16:27Z">
    <w:p>
      <w:pPr>
        <w:pStyle w:val="CommentText"/>
      </w:pPr>
      <w:r>
        <w:rPr>
          <w:b/>
        </w:rPr>
        <w:t xml:space="preserve">Minor fix - Check the company chronology</w:t>
      </w:r>
    </w:p>
    <w:p>
      <w:pPr>
        <w:pStyle w:val="CommentText"/>
      </w:pPr>
      <w:r>
        <w:t xml:space="preserve">Five years before the 2026 study is approximately 2021. This conflicts with the claim that PE worked fully on site before the 2020 pandemic. Give the founding year and clarify any predecessor organisation or earlier team history. Apply the correction consistently in Table 1 and the abstract.</w:t>
      </w:r>
    </w:p>
  </w:comment>
  <w:comment w:id="16" w:author="Codex" w:initials="CX" w:date="2026-10-03T20:16:27Z">
    <w:p>
      <w:pPr>
        <w:pStyle w:val="CommentText"/>
      </w:pPr>
      <w:r>
        <w:rPr>
          <w:b/>
        </w:rPr>
        <w:t xml:space="preserve">Minor fix - Reference 13 is a survey</w:t>
      </w:r>
    </w:p>
    <w:p>
      <w:pPr>
        <w:pStyle w:val="CommentText"/>
      </w:pPr>
      <w:r>
        <w:t xml:space="preserve">Nguyen-Duc et al. report a cross-sectional survey of 297 respondents, not a systematic review. Correct this description and check whether the paper supports the specific claim about a lack of field evaluations.</w:t>
      </w:r>
    </w:p>
    <w:p>
      <w:pPr>
        <w:pStyle w:val="CommentText"/>
      </w:pPr>
      <w:r>
        <w:t xml:space="preserve">Publisher record: </w:t>
      </w:r>
      <w:hyperlink r:id="rIdReviewLink1">
        <w:r>
          <w:rPr>
            <w:color w:val="0563C1"/>
            <w:u w:val="single"/>
          </w:rPr>
          <w:t xml:space="preserve">https://doi.org/10.1002/spe.3306</w:t>
        </w:r>
      </w:hyperlink>
    </w:p>
  </w:comment>
  <w:comment w:id="17" w:author="Codex" w:initials="CX" w:date="2026-10-03T20:16:27Z">
    <w:p>
      <w:pPr>
        <w:pStyle w:val="CommentText"/>
      </w:pPr>
      <w:r>
        <w:rPr>
          <w:b/>
        </w:rPr>
        <w:t xml:space="preserve">Minor fix - Make Table 3 readable and unambiguous</w:t>
      </w:r>
    </w:p>
    <w:p>
      <w:pPr>
        <w:pStyle w:val="CommentText"/>
      </w:pPr>
      <w:r>
        <w:t xml:space="preserve">Add SEP and PE above the respective sets of wave columns. Show targeted status separately for each case; whole-row shading does not clearly express different mappings. Keep Q9 together across the page break. Regenerate the shading after resolving Recommendation 1.</w:t>
      </w:r>
    </w:p>
  </w:comment>
  <w:comment w:id="18" w:author="Codex" w:initials="CX" w:date="2026-10-03T20:16:27Z">
    <w:p>
      <w:pPr>
        <w:pStyle w:val="CommentText"/>
      </w:pPr>
      <w:r>
        <w:rPr>
          <w:b/>
        </w:rPr>
        <w:t xml:space="preserve">Minor fix - Translate quotations for the journal reader</w:t>
      </w:r>
    </w:p>
    <w:p>
      <w:pPr>
        <w:pStyle w:val="CommentText"/>
      </w:pPr>
      <w:r>
        <w:t xml:space="preserve">Use English translations for quotations in the main text. Explain who translated them and how meaning was checked. Keep the German originals in supplementary material if useful. Apply this consistently to interview quotations and open survey answers.</w:t>
      </w:r>
    </w:p>
  </w:comment>
  <w:comment w:id="19" w:author="Codex" w:initials="CX" w:date="2026-10-03T20:16:27Z">
    <w:p>
      <w:pPr>
        <w:pStyle w:val="CommentText"/>
      </w:pPr>
      <w:r>
        <w:rPr>
          <w:b/>
        </w:rPr>
        <w:t xml:space="preserve">Minor fix - Correct the attrition bound</w:t>
      </w:r>
    </w:p>
    <w:p>
      <w:pPr>
        <w:pStyle w:val="CommentText"/>
      </w:pPr>
      <w:r>
        <w:t xml:space="preserve">A change of 0.25 is not a general upper bound for a mean on a 1-5 scale. For example, removing the score 1 from the four scores 1, 5, 5, 5 raises the mean from 4 to 5. Replace the claimed bound with a sensitivity calculation based on the actual responses and state its assumptions.</w:t>
      </w:r>
    </w:p>
  </w:comment>
  <w:comment w:id="20" w:author="Codex" w:initials="CX" w:date="2026-10-03T20:16:27Z">
    <w:p>
      <w:pPr>
        <w:pStyle w:val="CommentText"/>
      </w:pPr>
      <w:r>
        <w:rPr>
          <w:b/>
        </w:rPr>
        <w:t xml:space="preserve">Minor fix - Count items and constructs consistently</w:t>
      </w:r>
    </w:p>
    <w:p>
      <w:pPr>
        <w:pStyle w:val="CommentText"/>
      </w:pPr>
      <w:r>
        <w:t xml:space="preserve">This list names five question IDs: Q12, Q20, Q21, Q18, and Q19. If you mean four measures because Q18/Q19 form one construct, say so explicitly. Keep item-level and construct-level counts separate.</w:t>
      </w:r>
    </w:p>
  </w:comment>
  <w:comment w:id="21" w:author="Codex" w:initials="CX" w:date="2026-10-03T20:16:27Z">
    <w:p>
      <w:pPr>
        <w:pStyle w:val="CommentText"/>
      </w:pPr>
      <w:r>
        <w:rPr>
          <w:b/>
        </w:rPr>
        <w:t xml:space="preserve">Minor fix - Check the participant role label</w:t>
      </w:r>
    </w:p>
    <w:p>
      <w:pPr>
        <w:pStyle w:val="CommentText"/>
      </w:pPr>
      <w:r>
        <w:t xml:space="preserve">Table 1 identifies P3 as a project/software engineer, but the next quotation is from P3. Use a role description that matches the participant records instead of calling both quoted speakers team leads.</w:t>
      </w:r>
    </w:p>
  </w:comment>
  <w:comment w:id="22" w:author="Codex" w:initials="CX" w:date="2026-10-03T20:16:27Z">
    <w:p>
      <w:pPr>
        <w:pStyle w:val="CommentText"/>
      </w:pPr>
      <w:r>
        <w:rPr>
          <w:b/>
        </w:rPr>
        <w:t xml:space="preserve">Minor fix - Use precise language throughout</w:t>
      </w:r>
    </w:p>
    <w:p>
      <w:pPr>
        <w:pStyle w:val="CommentText"/>
      </w:pPr>
      <w:r>
        <w:t xml:space="preserve">Replace expressions such as "sold to practitioners", "vindicates", and "corrosive" with direct descriptions of the evidence. For example, explain what the observations are consistent with and what the interviewed leaders reported. Keep short sentences and distinguish observations, interpretations, and recommendations.</w:t>
      </w:r>
    </w:p>
  </w:comment>
  <w:comment w:id="23" w:author="Codex" w:initials="CX" w:date="2026-10-03T20:16:27Z">
    <w:p>
      <w:pPr>
        <w:pStyle w:val="CommentText"/>
      </w:pPr>
      <w:r>
        <w:rPr>
          <w:b/>
        </w:rPr>
        <w:t xml:space="preserve">Suggested citation - Grassi et al. 2026, TOSEM</w:t>
      </w:r>
    </w:p>
    <w:p>
      <w:pPr>
        <w:pStyle w:val="CommentText"/>
      </w:pPr>
      <w:r>
        <w:t xml:space="preserve">Grassi, D., Lanubile, F., Novielli, N., Quaranta, L., and Serebrenik, A. (2026). Self-monitoring of Developers' Emotions: the Case of Agile Retrospective Meetings. ACM Transactions on Software Engineering and Methodology, 35(6), Article 164, 1-38. Early online publication: 2025.</w:t>
      </w:r>
    </w:p>
    <w:p>
      <w:pPr>
        <w:pStyle w:val="CommentText"/>
      </w:pPr>
      <w:r>
        <w:t xml:space="preserve">A controlled experiment with two student teams and one professional team found different perceived benefits across groups. Use it to discuss context-dependent interventions and retrospective design. It also challenges the blanket claim that team communication cannot be studied experimentally.</w:t>
      </w:r>
    </w:p>
    <w:p>
      <w:pPr>
        <w:pStyle w:val="CommentText"/>
      </w:pPr>
      <w:hyperlink r:id="rIdReviewLink2">
        <w:r>
          <w:rPr>
            <w:color w:val="0563C1"/>
            <w:u w:val="single"/>
          </w:rPr>
          <w:t xml:space="preserve">https://doi.org/10.1145/3766064</w:t>
        </w:r>
      </w:hyperlink>
    </w:p>
  </w:comment>
  <w:comment w:id="24" w:author="Codex" w:initials="CX" w:date="2026-10-03T20:16:27Z">
    <w:p>
      <w:pPr>
        <w:pStyle w:val="CommentText"/>
      </w:pPr>
      <w:r>
        <w:rPr>
          <w:b/>
        </w:rPr>
        <w:t xml:space="preserve">Suggested citation - Stol et al. 2026, TSE</w:t>
      </w:r>
    </w:p>
    <w:p>
      <w:pPr>
        <w:pStyle w:val="CommentText"/>
      </w:pPr>
      <w:r>
        <w:t xml:space="preserve">Stol, K. J., Stray, V., Moe, N. B., and Sporsem, T. (2026). Onboarding Software Professionals in a Hybrid World. IEEE Transactions on Software Engineering, 52(8), 2383-2409.</w:t>
      </w:r>
    </w:p>
    <w:p>
      <w:pPr>
        <w:pStyle w:val="CommentText"/>
      </w:pPr>
      <w:r>
        <w:t xml:space="preserve">Three case settings use interviews with 46 informants plus other evidence. Relevant to BP01, mentoring, belonging, and the difference between established members and newcomers. Use it to limit the transfer of your high belonging scores to onboarding situations.</w:t>
      </w:r>
    </w:p>
    <w:p>
      <w:pPr>
        <w:pStyle w:val="CommentText"/>
      </w:pPr>
      <w:hyperlink r:id="rIdReviewLink3">
        <w:r>
          <w:rPr>
            <w:color w:val="0563C1"/>
            <w:u w:val="single"/>
          </w:rPr>
          <w:t xml:space="preserve">https://doi.org/10.1109/TSE.2026.3694572</w:t>
        </w:r>
      </w:hyperlink>
    </w:p>
  </w:comment>
  <w:comment w:id="25" w:author="Codex" w:initials="CX" w:date="2026-10-03T20:16:27Z">
    <w:p>
      <w:pPr>
        <w:pStyle w:val="CommentText"/>
      </w:pPr>
      <w:r>
        <w:rPr>
          <w:b/>
        </w:rPr>
        <w:t xml:space="preserve">Suggested citation - Hernandez et al. 2025, TSE</w:t>
      </w:r>
    </w:p>
    <w:p>
      <w:pPr>
        <w:pStyle w:val="CommentText"/>
      </w:pPr>
      <w:r>
        <w:t xml:space="preserve">Hernandez, J., et al. (2025). Triple Peak Day: Work Rhythms of Software Developers in Hybrid Work. IEEE Transactions on Software Engineering, 51(2), 344-354. Published online in 2024. DOI: 10.1109/TSE.2024.3504831.</w:t>
      </w:r>
    </w:p>
    <w:p>
      <w:pPr>
        <w:pStyle w:val="CommentText"/>
      </w:pPr>
      <w:r>
        <w:t xml:space="preserve">A month-long study of 65 developers combines computer activity with daily reports. Relevant to focus time, availability, work-life boundaries, and future objective measurements. It helps separate work timing, perceived productivity, and stress.</w:t>
      </w:r>
    </w:p>
    <w:p>
      <w:pPr>
        <w:pStyle w:val="CommentText"/>
      </w:pPr>
      <w:hyperlink r:id="rIdReviewLink4">
        <w:r>
          <w:rPr>
            <w:color w:val="0563C1"/>
            <w:u w:val="single"/>
          </w:rPr>
          <w:t xml:space="preserve">https://doi.org/10.1109/TSE.2024.3504831</w:t>
        </w:r>
      </w:hyperlink>
      <w:r>
        <w:t xml:space="preserve">
Author publication page: </w:t>
      </w:r>
      <w:hyperlink r:id="rIdReviewLink5">
        <w:r>
          <w:rPr>
            <w:color w:val="0563C1"/>
            <w:u w:val="single"/>
          </w:rPr>
          <w:t xml:space="preserve">https://www.microsoft.com/en-us/research/publication/triple-peak-day-work-rhythms-of-software-developers-in-hybrid-work/</w:t>
        </w:r>
      </w:hyperlink>
    </w:p>
  </w:comment>
  <w:comment w:id="26" w:author="Codex" w:initials="CX" w:date="2026-10-03T20:16:27Z">
    <w:p>
      <w:pPr>
        <w:pStyle w:val="CommentText"/>
      </w:pPr>
      <w:r>
        <w:rPr>
          <w:b/>
        </w:rPr>
        <w:t xml:space="preserve">Suggested citation - Klotins et al. 2026, JSEP</w:t>
      </w:r>
    </w:p>
    <w:p>
      <w:pPr>
        <w:pStyle w:val="CommentText"/>
      </w:pPr>
      <w:r>
        <w:t xml:space="preserve">Klotins, E., Smite, D., Chatzipetrou, P., Tkalich, A., and Moe, N. B. (2026). Interest in Working Remotely: What Factors Are at Play? Journal of Software: Evolution and Process, 38(2), e70084.</w:t>
      </w:r>
    </w:p>
    <w:p>
      <w:pPr>
        <w:pStyle w:val="CommentText"/>
      </w:pPr>
      <w:r>
        <w:t xml:space="preserve">A survey of 390 respondents in two companies examines actual and preferred work locations. Collaboration demands, commuting, and responsibility for colleagues help explain preferences. Use it to identify contextual alternatives to maturity when comparing your cases.</w:t>
      </w:r>
    </w:p>
    <w:p>
      <w:pPr>
        <w:pStyle w:val="CommentText"/>
      </w:pPr>
      <w:hyperlink r:id="rIdReviewLink6">
        <w:r>
          <w:rPr>
            <w:color w:val="0563C1"/>
            <w:u w:val="single"/>
          </w:rPr>
          <w:t xml:space="preserve">https://doi.org/10.1002/smr.70084</w:t>
        </w:r>
      </w:hyperlink>
    </w:p>
  </w:comment>
  <w:comment w:id="27" w:author="Codex" w:initials="CX" w:date="2026-10-03T20:16:27Z">
    <w:p>
      <w:pPr>
        <w:pStyle w:val="CommentText"/>
      </w:pPr>
      <w:r>
        <w:rPr>
          <w:b/>
        </w:rPr>
        <w:t xml:space="preserve">Suggested citation - Godliauskas and Smite 2025, EMSE</w:t>
      </w:r>
    </w:p>
    <w:p>
      <w:pPr>
        <w:pStyle w:val="CommentText"/>
      </w:pPr>
      <w:r>
        <w:t xml:space="preserve">Godliauskas, P., and Smite, D. (2025). The well-being of software engineers: a systematic literature review and a theory. Empirical Software Engineering, 30, Article 35. Published online in 2024.</w:t>
      </w:r>
    </w:p>
    <w:p>
      <w:pPr>
        <w:pStyle w:val="CommentText"/>
      </w:pPr>
      <w:r>
        <w:t xml:space="preserve">This review synthesises 44 studies. Use it to distinguish autonomy, belonging, satisfaction, and related dimensions, and to improve the rationale for your measurement model. It does not validate the present 18-item index.</w:t>
      </w:r>
    </w:p>
    <w:p>
      <w:pPr>
        <w:pStyle w:val="CommentText"/>
      </w:pPr>
      <w:hyperlink r:id="rIdReviewLink7">
        <w:r>
          <w:rPr>
            <w:color w:val="0563C1"/>
            <w:u w:val="single"/>
          </w:rPr>
          <w:t xml:space="preserve">https://doi.org/10.1007/s10664-024-10543-8</w:t>
        </w:r>
      </w:hyperlink>
    </w:p>
  </w:comment>
  <w:comment w:id="28" w:author="Codex" w:initials="CX" w:date="2026-10-03T20:16:27Z">
    <w:p>
      <w:pPr>
        <w:pStyle w:val="CommentText"/>
      </w:pPr>
      <w:r>
        <w:rPr>
          <w:b/>
        </w:rPr>
        <w:t xml:space="preserve">Suggested citation - Bloom, Han and Liang 2024, Nature</w:t>
      </w:r>
    </w:p>
    <w:p>
      <w:pPr>
        <w:pStyle w:val="CommentText"/>
      </w:pPr>
      <w:r>
        <w:t xml:space="preserve">Bloom, N., Han, R., and Liang, J. (2024). Hybrid working from home improves retention without damaging performance. Nature, 630, 920-925.</w:t>
      </w:r>
    </w:p>
    <w:p>
      <w:pPr>
        <w:pStyle w:val="CommentText"/>
      </w:pPr>
      <w:r>
        <w:t xml:space="preserve">A randomised trial involving 1,612 employees shows that substantial field experiments on hybrid work already exist. Use it when defining the research gap. Your narrower gap concerns implementation of specific communication and coordination practices, rather than the absence of field evaluations of hybrid work in general.</w:t>
      </w:r>
    </w:p>
    <w:p>
      <w:pPr>
        <w:pStyle w:val="CommentText"/>
      </w:pPr>
      <w:hyperlink r:id="rIdReviewLink8">
        <w:r>
          <w:rPr>
            <w:color w:val="0563C1"/>
            <w:u w:val="single"/>
          </w:rPr>
          <w:t xml:space="preserve">https://doi.org/10.1038/s41586-024-07500-2</w:t>
        </w:r>
      </w:hyperlink>
    </w:p>
  </w:comment>
  <w:comment w:id="29" w:author="Codex" w:initials="CX" w:date="2026-10-03T20:16:27Z">
    <w:p>
      <w:pPr>
        <w:pStyle w:val="CommentText"/>
      </w:pPr>
      <w:r>
        <w:rPr>
          <w:b/>
        </w:rPr>
        <w:t xml:space="preserve">Suggested citation - Yang et al. 2022, Nature Human Behaviour</w:t>
      </w:r>
    </w:p>
    <w:p>
      <w:pPr>
        <w:pStyle w:val="CommentText"/>
      </w:pPr>
      <w:r>
        <w:t xml:space="preserve">Yang, L., et al. (2022). The effects of remote work on collaboration among information workers. Nature Human Behaviour, 6, 43-54. Published online in 2021.</w:t>
      </w:r>
    </w:p>
    <w:p>
      <w:pPr>
        <w:pStyle w:val="CommentText"/>
      </w:pPr>
      <w:r>
        <w:t xml:space="preserve">This well-cited study uses communication data from 61,182 Microsoft employees. It reports more siloed collaboration and more asynchronous communication. Use it for BP11/BP14 and explain why more asynchronous communication does not necessarily imply better information sharing.</w:t>
      </w:r>
    </w:p>
    <w:p>
      <w:pPr>
        <w:pStyle w:val="CommentText"/>
      </w:pPr>
      <w:hyperlink r:id="rIdReviewLink9">
        <w:r>
          <w:rPr>
            <w:color w:val="0563C1"/>
            <w:u w:val="single"/>
          </w:rPr>
          <w:t xml:space="preserve">https://doi.org/10.1038/s41562-021-01196-4</w:t>
        </w:r>
      </w:hyperlink>
    </w:p>
  </w:comment>
  <w:comment w:id="30" w:author="Codex" w:initials="CX" w:date="2026-10-03T20:16:27Z">
    <w:p>
      <w:pPr>
        <w:pStyle w:val="CommentText"/>
      </w:pPr>
      <w:r>
        <w:rPr>
          <w:b/>
        </w:rPr>
        <w:t xml:space="preserve">Suggested citation - Forsgren et al. 2021, ACM Queue</w:t>
      </w:r>
    </w:p>
    <w:p>
      <w:pPr>
        <w:pStyle w:val="CommentText"/>
      </w:pPr>
      <w:r>
        <w:t xml:space="preserve">Forsgren, N., Storey, M.-A., Maddila, C., Zimmermann, T., Houck, B., and Butler, J. (2021). The SPACE of Developer Productivity: There's more to it than you think. ACM Queue, 19(1), 20-48.</w:t>
      </w:r>
    </w:p>
    <w:p>
      <w:pPr>
        <w:pStyle w:val="CommentText"/>
      </w:pPr>
      <w:r>
        <w:t xml:space="preserve">Use this established framework to distinguish perceived productivity, collaboration, flow, and performance. It provides a basis for combining survey evidence with several operational measures instead of treating one metric or the overall survey index as productivity.</w:t>
      </w:r>
    </w:p>
    <w:p>
      <w:pPr>
        <w:pStyle w:val="CommentText"/>
      </w:pPr>
      <w:hyperlink r:id="rIdReviewLink10">
        <w:r>
          <w:rPr>
            <w:color w:val="0563C1"/>
            <w:u w:val="single"/>
          </w:rPr>
          <w:t xml:space="preserve">https://doi.org/10.1145/3454122.3454124</w:t>
        </w:r>
      </w:hyperlink>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E405FFE"/>
    <w:multiLevelType w:val="hybridMultilevel"/>
    <w:tmpl w:val="D92AAB6C"/>
    <w:lvl w:ilvl="0" w:tplc="FA288912">
      <w:start w:val="1"/>
      <w:numFmt w:val="bullet"/>
      <w:lvlText w:val="●"/>
      <w:lvlJc w:val="left"/>
      <w:pPr>
        <w:ind w:left="720" w:hanging="360"/>
      </w:pPr>
    </w:lvl>
    <w:lvl w:ilvl="1" w:tplc="1C5A2DC6">
      <w:start w:val="1"/>
      <w:numFmt w:val="bullet"/>
      <w:lvlText w:val="○"/>
      <w:lvlJc w:val="left"/>
      <w:pPr>
        <w:ind w:left="1440" w:hanging="360"/>
      </w:pPr>
    </w:lvl>
    <w:lvl w:ilvl="2" w:tplc="8840684C">
      <w:start w:val="1"/>
      <w:numFmt w:val="bullet"/>
      <w:lvlText w:val="■"/>
      <w:lvlJc w:val="left"/>
      <w:pPr>
        <w:ind w:left="2160" w:hanging="360"/>
      </w:pPr>
    </w:lvl>
    <w:lvl w:ilvl="3" w:tplc="99A4994E">
      <w:start w:val="1"/>
      <w:numFmt w:val="bullet"/>
      <w:lvlText w:val="●"/>
      <w:lvlJc w:val="left"/>
      <w:pPr>
        <w:ind w:left="2880" w:hanging="360"/>
      </w:pPr>
    </w:lvl>
    <w:lvl w:ilvl="4" w:tplc="ACCEDE4A">
      <w:start w:val="1"/>
      <w:numFmt w:val="bullet"/>
      <w:lvlText w:val="○"/>
      <w:lvlJc w:val="left"/>
      <w:pPr>
        <w:ind w:left="3600" w:hanging="360"/>
      </w:pPr>
    </w:lvl>
    <w:lvl w:ilvl="5" w:tplc="7DB60E74">
      <w:start w:val="1"/>
      <w:numFmt w:val="bullet"/>
      <w:lvlText w:val="■"/>
      <w:lvlJc w:val="left"/>
      <w:pPr>
        <w:ind w:left="4320" w:hanging="360"/>
      </w:pPr>
    </w:lvl>
    <w:lvl w:ilvl="6" w:tplc="CFBC1FF4">
      <w:start w:val="1"/>
      <w:numFmt w:val="bullet"/>
      <w:lvlText w:val="●"/>
      <w:lvlJc w:val="left"/>
      <w:pPr>
        <w:ind w:left="5040" w:hanging="360"/>
      </w:pPr>
    </w:lvl>
    <w:lvl w:ilvl="7" w:tplc="32542A3C">
      <w:start w:val="1"/>
      <w:numFmt w:val="bullet"/>
      <w:lvlText w:val="●"/>
      <w:lvlJc w:val="left"/>
      <w:pPr>
        <w:ind w:left="5760" w:hanging="360"/>
      </w:pPr>
    </w:lvl>
    <w:lvl w:ilvl="8" w:tplc="C4FC9B8E">
      <w:start w:val="1"/>
      <w:numFmt w:val="bullet"/>
      <w:lvlText w:val="●"/>
      <w:lvlJc w:val="left"/>
      <w:pPr>
        <w:ind w:left="6480" w:hanging="360"/>
      </w:pPr>
    </w:lvl>
  </w:abstractNum>
  <w:num w:numId="1" w16cid:durableId="155592203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üller, Katharina">
    <w15:presenceInfo w15:providerId="AD" w15:userId="S::Katharina.Mueller@senacor.com::c3196b46-58ea-46a2-a567-6f4be15fa18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0BE"/>
    <w:rsid w:val="000072B0"/>
    <w:rsid w:val="000510BE"/>
    <w:rsid w:val="00305238"/>
    <w:rsid w:val="003F0019"/>
    <w:rsid w:val="00571AD3"/>
    <w:rsid w:val="005805F4"/>
    <w:rsid w:val="005A6390"/>
    <w:rsid w:val="00642F83"/>
    <w:rsid w:val="006A744A"/>
    <w:rsid w:val="007515DD"/>
    <w:rsid w:val="007673D3"/>
    <w:rsid w:val="009409C9"/>
    <w:rsid w:val="00A011C9"/>
    <w:rsid w:val="00A565E7"/>
    <w:rsid w:val="00A66EE9"/>
    <w:rsid w:val="00BA5AE5"/>
    <w:rsid w:val="00DE49EA"/>
    <w:rsid w:val="00FF72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F3062"/>
  <w15:docId w15:val="{175A0BCA-ACE0-A144-A4C6-018ABF7B8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D23"/>
        <w:lang w:val="de-DE" w:eastAsia="de-DE" w:bidi="ar-SA"/>
      </w:rPr>
    </w:rPrDefault>
    <w:pPrDefault>
      <w:pPr>
        <w:spacing w:after="10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pPr>
      <w:spacing w:after="0"/>
    </w:p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pPr>
      <w:spacing w:after="0"/>
    </w:pPr>
  </w:style>
  <w:style w:type="character" w:customStyle="1" w:styleId="EndnotentextZchn">
    <w:name w:val="Endnotentext Zchn"/>
    <w:link w:val="Endnotentext"/>
    <w:uiPriority w:val="99"/>
    <w:semiHidden/>
    <w:unhideWhenUsed/>
    <w:rPr>
      <w:sz w:val="20"/>
      <w:szCs w:val="20"/>
    </w:rPr>
  </w:style>
  <w:style w:type="paragraph" w:styleId="berarbeitung">
    <w:name w:val="Revision"/>
    <w:hidden/>
    <w:uiPriority w:val="99"/>
    <w:semiHidden/>
    <w:rsid w:val="00571AD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comments.xml.rels><?xml version='1.0' encoding='UTF-8' standalone='yes'?>
<Relationships xmlns="http://schemas.openxmlformats.org/package/2006/relationships"><Relationship Id="rIdReviewLink1" Type="http://schemas.openxmlformats.org/officeDocument/2006/relationships/hyperlink" Target="https://doi.org/10.1002/spe.3306" TargetMode="External"/><Relationship Id="rIdReviewLink2" Type="http://schemas.openxmlformats.org/officeDocument/2006/relationships/hyperlink" Target="https://doi.org/10.1145/3766064" TargetMode="External"/><Relationship Id="rIdReviewLink3" Type="http://schemas.openxmlformats.org/officeDocument/2006/relationships/hyperlink" Target="https://doi.org/10.1109/TSE.2026.3694572" TargetMode="External"/><Relationship Id="rIdReviewLink4" Type="http://schemas.openxmlformats.org/officeDocument/2006/relationships/hyperlink" Target="https://doi.org/10.1109/TSE.2024.3504831" TargetMode="External"/><Relationship Id="rIdReviewLink5" Type="http://schemas.openxmlformats.org/officeDocument/2006/relationships/hyperlink" Target="https://www.microsoft.com/en-us/research/publication/triple-peak-day-work-rhythms-of-software-developers-in-hybrid-work/" TargetMode="External"/><Relationship Id="rIdReviewLink6" Type="http://schemas.openxmlformats.org/officeDocument/2006/relationships/hyperlink" Target="https://doi.org/10.1002/smr.70084" TargetMode="External"/><Relationship Id="rIdReviewLink7" Type="http://schemas.openxmlformats.org/officeDocument/2006/relationships/hyperlink" Target="https://doi.org/10.1007/s10664-024-10543-8" TargetMode="External"/><Relationship Id="rIdReviewLink8" Type="http://schemas.openxmlformats.org/officeDocument/2006/relationships/hyperlink" Target="https://doi.org/10.1038/s41586-024-07500-2" TargetMode="External"/><Relationship Id="rIdReviewLink9" Type="http://schemas.openxmlformats.org/officeDocument/2006/relationships/hyperlink" Target="https://doi.org/10.1038/s41562-021-01196-4" TargetMode="External"/><Relationship Id="rIdReviewLink10" Type="http://schemas.openxmlformats.org/officeDocument/2006/relationships/hyperlink" Target="https://doi.org/10.1145/3454122.3454124"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 Id="rId1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6828</Words>
  <Characters>43020</Characters>
  <Application>Microsoft Office Word</Application>
  <DocSecurity>0</DocSecurity>
  <Lines>358</Lines>
  <Paragraphs>99</Paragraphs>
  <ScaleCrop>false</ScaleCrop>
  <HeadingPairs>
    <vt:vector size="2" baseType="variant">
      <vt:variant>
        <vt:lpstr>Titel</vt:lpstr>
      </vt:variant>
      <vt:variant>
        <vt:i4>1</vt:i4>
      </vt:variant>
    </vt:vector>
  </HeadingPairs>
  <TitlesOfParts>
    <vt:vector size="1" baseType="lpstr">
      <vt:lpstr>Evaluating Best Practices for Work from Home</vt:lpstr>
    </vt:vector>
  </TitlesOfParts>
  <Company/>
  <LinksUpToDate>false</LinksUpToDate>
  <CharactersWithSpaces>49749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Best Practices for Work from Home</dc:title>
  <dc:creator>Katharina Müller</dc:creator>
  <cp:lastModifiedBy>Müller, Katharina</cp:lastModifiedBy>
  <cp:revision>13</cp:revision>
  <dcterms:created xsi:type="dcterms:W3CDTF">2026-09-14T21:30:00Z</dcterms:created>
  <dcterms:modified xsi:type="dcterms:W3CDTF">2026-09-26T07:32:00Z</dcterms:modified>
</cp:coreProperties>
</file>